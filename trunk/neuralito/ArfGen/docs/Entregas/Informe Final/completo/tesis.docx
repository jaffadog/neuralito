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2A25F2" w:rsidRPr="002A25F2" w:rsidRDefault="00212B45">
      <w:pPr>
        <w:pStyle w:val="TDC1"/>
        <w:tabs>
          <w:tab w:val="right" w:leader="dot" w:pos="8828"/>
        </w:tabs>
        <w:rPr>
          <w:rFonts w:eastAsiaTheme="minorEastAsia" w:cstheme="minorBidi"/>
          <w:b w:val="0"/>
          <w:bCs w:val="0"/>
          <w:caps w:val="0"/>
          <w:noProof/>
          <w:sz w:val="22"/>
          <w:szCs w:val="22"/>
          <w:lang w:val="es-ES"/>
        </w:rPr>
      </w:pPr>
      <w:r w:rsidRPr="00212B45">
        <w:rPr>
          <w:b w:val="0"/>
          <w:bCs w:val="0"/>
          <w:caps w:val="0"/>
          <w:sz w:val="28"/>
          <w:szCs w:val="28"/>
          <w:lang w:val="es-ES_tradnl"/>
        </w:rPr>
        <w:fldChar w:fldCharType="begin"/>
      </w:r>
      <w:r w:rsidR="007E797F" w:rsidRPr="002A25F2">
        <w:rPr>
          <w:b w:val="0"/>
          <w:bCs w:val="0"/>
          <w:caps w:val="0"/>
          <w:sz w:val="28"/>
          <w:szCs w:val="28"/>
          <w:lang w:val="es-ES_tradnl"/>
        </w:rPr>
        <w:instrText xml:space="preserve"> TOC \o "1-3" \h \z \u </w:instrText>
      </w:r>
      <w:r w:rsidRPr="00212B45">
        <w:rPr>
          <w:b w:val="0"/>
          <w:bCs w:val="0"/>
          <w:caps w:val="0"/>
          <w:sz w:val="28"/>
          <w:szCs w:val="28"/>
          <w:lang w:val="es-ES_tradnl"/>
        </w:rPr>
        <w:fldChar w:fldCharType="separate"/>
      </w:r>
      <w:hyperlink w:anchor="_Toc262156356" w:history="1">
        <w:r w:rsidR="002A25F2" w:rsidRPr="002A25F2">
          <w:rPr>
            <w:rStyle w:val="Hipervnculo"/>
            <w:b w:val="0"/>
            <w:noProof/>
            <w:lang w:val="es-ES_tradnl" w:eastAsia="en-US"/>
          </w:rPr>
          <w:t>Capítulo 1 - Introducción</w:t>
        </w:r>
        <w:r w:rsidR="002A25F2" w:rsidRPr="002A25F2">
          <w:rPr>
            <w:b w:val="0"/>
            <w:noProof/>
            <w:webHidden/>
          </w:rPr>
          <w:tab/>
        </w:r>
        <w:r w:rsidRPr="002A25F2">
          <w:rPr>
            <w:b w:val="0"/>
            <w:noProof/>
            <w:webHidden/>
          </w:rPr>
          <w:fldChar w:fldCharType="begin"/>
        </w:r>
        <w:r w:rsidR="002A25F2" w:rsidRPr="002A25F2">
          <w:rPr>
            <w:b w:val="0"/>
            <w:noProof/>
            <w:webHidden/>
          </w:rPr>
          <w:instrText xml:space="preserve"> PAGEREF _Toc262156356 \h </w:instrText>
        </w:r>
        <w:r w:rsidRPr="002A25F2">
          <w:rPr>
            <w:b w:val="0"/>
            <w:noProof/>
            <w:webHidden/>
          </w:rPr>
        </w:r>
        <w:r w:rsidRPr="002A25F2">
          <w:rPr>
            <w:b w:val="0"/>
            <w:noProof/>
            <w:webHidden/>
          </w:rPr>
          <w:fldChar w:fldCharType="separate"/>
        </w:r>
        <w:r w:rsidR="002A25F2" w:rsidRPr="002A25F2">
          <w:rPr>
            <w:b w:val="0"/>
            <w:noProof/>
            <w:webHidden/>
          </w:rPr>
          <w:t>7</w:t>
        </w:r>
        <w:r w:rsidRPr="002A25F2">
          <w:rPr>
            <w:b w:val="0"/>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57" w:history="1">
        <w:r w:rsidR="002A25F2" w:rsidRPr="002A25F2">
          <w:rPr>
            <w:rStyle w:val="Hipervnculo"/>
            <w:noProof/>
            <w:lang w:val="es-ES_tradnl" w:eastAsia="en-US"/>
          </w:rPr>
          <w:t>1.1 Análisis de regresión con técnicas de aprendizaje supervisado</w:t>
        </w:r>
        <w:r w:rsidR="002A25F2" w:rsidRPr="002A25F2">
          <w:rPr>
            <w:noProof/>
            <w:webHidden/>
          </w:rPr>
          <w:tab/>
        </w:r>
        <w:r w:rsidRPr="002A25F2">
          <w:rPr>
            <w:noProof/>
            <w:webHidden/>
          </w:rPr>
          <w:fldChar w:fldCharType="begin"/>
        </w:r>
        <w:r w:rsidR="002A25F2" w:rsidRPr="002A25F2">
          <w:rPr>
            <w:noProof/>
            <w:webHidden/>
          </w:rPr>
          <w:instrText xml:space="preserve"> PAGEREF _Toc262156357 \h </w:instrText>
        </w:r>
        <w:r w:rsidRPr="002A25F2">
          <w:rPr>
            <w:noProof/>
            <w:webHidden/>
          </w:rPr>
        </w:r>
        <w:r w:rsidRPr="002A25F2">
          <w:rPr>
            <w:noProof/>
            <w:webHidden/>
          </w:rPr>
          <w:fldChar w:fldCharType="separate"/>
        </w:r>
        <w:r w:rsidR="002A25F2" w:rsidRPr="002A25F2">
          <w:rPr>
            <w:noProof/>
            <w:webHidden/>
          </w:rPr>
          <w:t>7</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58" w:history="1">
        <w:r w:rsidR="002A25F2" w:rsidRPr="002A25F2">
          <w:rPr>
            <w:rStyle w:val="Hipervnculo"/>
            <w:noProof/>
            <w:lang w:val="es-ES_tradnl" w:eastAsia="en-US"/>
          </w:rPr>
          <w:t>1.2 Caso de estudio</w:t>
        </w:r>
        <w:r w:rsidR="002A25F2" w:rsidRPr="002A25F2">
          <w:rPr>
            <w:noProof/>
            <w:webHidden/>
          </w:rPr>
          <w:tab/>
        </w:r>
        <w:r w:rsidRPr="002A25F2">
          <w:rPr>
            <w:noProof/>
            <w:webHidden/>
          </w:rPr>
          <w:fldChar w:fldCharType="begin"/>
        </w:r>
        <w:r w:rsidR="002A25F2" w:rsidRPr="002A25F2">
          <w:rPr>
            <w:noProof/>
            <w:webHidden/>
          </w:rPr>
          <w:instrText xml:space="preserve"> PAGEREF _Toc262156358 \h </w:instrText>
        </w:r>
        <w:r w:rsidRPr="002A25F2">
          <w:rPr>
            <w:noProof/>
            <w:webHidden/>
          </w:rPr>
        </w:r>
        <w:r w:rsidRPr="002A25F2">
          <w:rPr>
            <w:noProof/>
            <w:webHidden/>
          </w:rPr>
          <w:fldChar w:fldCharType="separate"/>
        </w:r>
        <w:r w:rsidR="002A25F2" w:rsidRPr="002A25F2">
          <w:rPr>
            <w:noProof/>
            <w:webHidden/>
          </w:rPr>
          <w:t>8</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59" w:history="1">
        <w:r w:rsidR="002A25F2" w:rsidRPr="002A25F2">
          <w:rPr>
            <w:rStyle w:val="Hipervnculo"/>
            <w:noProof/>
            <w:lang w:val="es-ES_tradnl" w:eastAsia="en-US"/>
          </w:rPr>
          <w:t>1.3 Trabajos relacionados</w:t>
        </w:r>
        <w:r w:rsidR="002A25F2" w:rsidRPr="002A25F2">
          <w:rPr>
            <w:noProof/>
            <w:webHidden/>
          </w:rPr>
          <w:tab/>
        </w:r>
        <w:r w:rsidRPr="002A25F2">
          <w:rPr>
            <w:noProof/>
            <w:webHidden/>
          </w:rPr>
          <w:fldChar w:fldCharType="begin"/>
        </w:r>
        <w:r w:rsidR="002A25F2" w:rsidRPr="002A25F2">
          <w:rPr>
            <w:noProof/>
            <w:webHidden/>
          </w:rPr>
          <w:instrText xml:space="preserve"> PAGEREF _Toc262156359 \h </w:instrText>
        </w:r>
        <w:r w:rsidRPr="002A25F2">
          <w:rPr>
            <w:noProof/>
            <w:webHidden/>
          </w:rPr>
        </w:r>
        <w:r w:rsidRPr="002A25F2">
          <w:rPr>
            <w:noProof/>
            <w:webHidden/>
          </w:rPr>
          <w:fldChar w:fldCharType="separate"/>
        </w:r>
        <w:r w:rsidR="002A25F2" w:rsidRPr="002A25F2">
          <w:rPr>
            <w:noProof/>
            <w:webHidden/>
          </w:rPr>
          <w:t>9</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60" w:history="1">
        <w:r w:rsidR="002A25F2" w:rsidRPr="002A25F2">
          <w:rPr>
            <w:rStyle w:val="Hipervnculo"/>
            <w:noProof/>
            <w:lang w:val="es-ES_tradnl" w:eastAsia="en-US"/>
          </w:rPr>
          <w:t>1.4 Trabajo realizado</w:t>
        </w:r>
        <w:r w:rsidR="002A25F2" w:rsidRPr="002A25F2">
          <w:rPr>
            <w:noProof/>
            <w:webHidden/>
          </w:rPr>
          <w:tab/>
        </w:r>
        <w:r w:rsidRPr="002A25F2">
          <w:rPr>
            <w:noProof/>
            <w:webHidden/>
          </w:rPr>
          <w:fldChar w:fldCharType="begin"/>
        </w:r>
        <w:r w:rsidR="002A25F2" w:rsidRPr="002A25F2">
          <w:rPr>
            <w:noProof/>
            <w:webHidden/>
          </w:rPr>
          <w:instrText xml:space="preserve"> PAGEREF _Toc262156360 \h </w:instrText>
        </w:r>
        <w:r w:rsidRPr="002A25F2">
          <w:rPr>
            <w:noProof/>
            <w:webHidden/>
          </w:rPr>
        </w:r>
        <w:r w:rsidRPr="002A25F2">
          <w:rPr>
            <w:noProof/>
            <w:webHidden/>
          </w:rPr>
          <w:fldChar w:fldCharType="separate"/>
        </w:r>
        <w:r w:rsidR="002A25F2" w:rsidRPr="002A25F2">
          <w:rPr>
            <w:noProof/>
            <w:webHidden/>
          </w:rPr>
          <w:t>9</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61" w:history="1">
        <w:r w:rsidR="002A25F2" w:rsidRPr="002A25F2">
          <w:rPr>
            <w:rStyle w:val="Hipervnculo"/>
            <w:noProof/>
            <w:lang w:val="es-ES_tradnl" w:eastAsia="en-US"/>
          </w:rPr>
          <w:t>1.5 Estructura del trabajo</w:t>
        </w:r>
        <w:r w:rsidR="002A25F2" w:rsidRPr="002A25F2">
          <w:rPr>
            <w:noProof/>
            <w:webHidden/>
          </w:rPr>
          <w:tab/>
        </w:r>
        <w:r w:rsidRPr="002A25F2">
          <w:rPr>
            <w:noProof/>
            <w:webHidden/>
          </w:rPr>
          <w:fldChar w:fldCharType="begin"/>
        </w:r>
        <w:r w:rsidR="002A25F2" w:rsidRPr="002A25F2">
          <w:rPr>
            <w:noProof/>
            <w:webHidden/>
          </w:rPr>
          <w:instrText xml:space="preserve"> PAGEREF _Toc262156361 \h </w:instrText>
        </w:r>
        <w:r w:rsidRPr="002A25F2">
          <w:rPr>
            <w:noProof/>
            <w:webHidden/>
          </w:rPr>
        </w:r>
        <w:r w:rsidRPr="002A25F2">
          <w:rPr>
            <w:noProof/>
            <w:webHidden/>
          </w:rPr>
          <w:fldChar w:fldCharType="separate"/>
        </w:r>
        <w:r w:rsidR="002A25F2" w:rsidRPr="002A25F2">
          <w:rPr>
            <w:noProof/>
            <w:webHidden/>
          </w:rPr>
          <w:t>12</w:t>
        </w:r>
        <w:r w:rsidRPr="002A25F2">
          <w:rPr>
            <w:noProof/>
            <w:webHidden/>
          </w:rPr>
          <w:fldChar w:fldCharType="end"/>
        </w:r>
      </w:hyperlink>
    </w:p>
    <w:p w:rsidR="002A25F2" w:rsidRPr="002A25F2" w:rsidRDefault="00212B45">
      <w:pPr>
        <w:pStyle w:val="TDC1"/>
        <w:tabs>
          <w:tab w:val="right" w:leader="dot" w:pos="8828"/>
        </w:tabs>
        <w:rPr>
          <w:rFonts w:eastAsiaTheme="minorEastAsia" w:cstheme="minorBidi"/>
          <w:b w:val="0"/>
          <w:bCs w:val="0"/>
          <w:caps w:val="0"/>
          <w:noProof/>
          <w:sz w:val="22"/>
          <w:szCs w:val="22"/>
          <w:lang w:val="es-ES"/>
        </w:rPr>
      </w:pPr>
      <w:hyperlink w:anchor="_Toc262156362" w:history="1">
        <w:r w:rsidR="002A25F2" w:rsidRPr="002A25F2">
          <w:rPr>
            <w:rStyle w:val="Hipervnculo"/>
            <w:b w:val="0"/>
            <w:noProof/>
          </w:rPr>
          <w:t>Capitulo 2 - Estado del arte</w:t>
        </w:r>
        <w:r w:rsidR="002A25F2" w:rsidRPr="002A25F2">
          <w:rPr>
            <w:b w:val="0"/>
            <w:noProof/>
            <w:webHidden/>
          </w:rPr>
          <w:tab/>
        </w:r>
        <w:r w:rsidRPr="002A25F2">
          <w:rPr>
            <w:b w:val="0"/>
            <w:noProof/>
            <w:webHidden/>
          </w:rPr>
          <w:fldChar w:fldCharType="begin"/>
        </w:r>
        <w:r w:rsidR="002A25F2" w:rsidRPr="002A25F2">
          <w:rPr>
            <w:b w:val="0"/>
            <w:noProof/>
            <w:webHidden/>
          </w:rPr>
          <w:instrText xml:space="preserve"> PAGEREF _Toc262156362 \h </w:instrText>
        </w:r>
        <w:r w:rsidRPr="002A25F2">
          <w:rPr>
            <w:b w:val="0"/>
            <w:noProof/>
            <w:webHidden/>
          </w:rPr>
        </w:r>
        <w:r w:rsidRPr="002A25F2">
          <w:rPr>
            <w:b w:val="0"/>
            <w:noProof/>
            <w:webHidden/>
          </w:rPr>
          <w:fldChar w:fldCharType="separate"/>
        </w:r>
        <w:r w:rsidR="002A25F2" w:rsidRPr="002A25F2">
          <w:rPr>
            <w:b w:val="0"/>
            <w:noProof/>
            <w:webHidden/>
          </w:rPr>
          <w:t>14</w:t>
        </w:r>
        <w:r w:rsidRPr="002A25F2">
          <w:rPr>
            <w:b w:val="0"/>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63" w:history="1">
        <w:r w:rsidR="002A25F2" w:rsidRPr="002A25F2">
          <w:rPr>
            <w:rStyle w:val="Hipervnculo"/>
            <w:noProof/>
          </w:rPr>
          <w:t>2.1 Aprendizaje supervisado</w:t>
        </w:r>
        <w:r w:rsidR="002A25F2" w:rsidRPr="002A25F2">
          <w:rPr>
            <w:noProof/>
            <w:webHidden/>
          </w:rPr>
          <w:tab/>
        </w:r>
        <w:r w:rsidRPr="002A25F2">
          <w:rPr>
            <w:noProof/>
            <w:webHidden/>
          </w:rPr>
          <w:fldChar w:fldCharType="begin"/>
        </w:r>
        <w:r w:rsidR="002A25F2" w:rsidRPr="002A25F2">
          <w:rPr>
            <w:noProof/>
            <w:webHidden/>
          </w:rPr>
          <w:instrText xml:space="preserve"> PAGEREF _Toc262156363 \h </w:instrText>
        </w:r>
        <w:r w:rsidRPr="002A25F2">
          <w:rPr>
            <w:noProof/>
            <w:webHidden/>
          </w:rPr>
        </w:r>
        <w:r w:rsidRPr="002A25F2">
          <w:rPr>
            <w:noProof/>
            <w:webHidden/>
          </w:rPr>
          <w:fldChar w:fldCharType="separate"/>
        </w:r>
        <w:r w:rsidR="002A25F2" w:rsidRPr="002A25F2">
          <w:rPr>
            <w:noProof/>
            <w:webHidden/>
          </w:rPr>
          <w:t>14</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64" w:history="1">
        <w:r w:rsidR="002A25F2" w:rsidRPr="002A25F2">
          <w:rPr>
            <w:rStyle w:val="Hipervnculo"/>
            <w:noProof/>
          </w:rPr>
          <w:t>2.2.1 Regresión Lineal Simple</w:t>
        </w:r>
        <w:r w:rsidR="002A25F2" w:rsidRPr="002A25F2">
          <w:rPr>
            <w:noProof/>
            <w:webHidden/>
          </w:rPr>
          <w:tab/>
        </w:r>
        <w:r w:rsidRPr="002A25F2">
          <w:rPr>
            <w:noProof/>
            <w:webHidden/>
          </w:rPr>
          <w:fldChar w:fldCharType="begin"/>
        </w:r>
        <w:r w:rsidR="002A25F2" w:rsidRPr="002A25F2">
          <w:rPr>
            <w:noProof/>
            <w:webHidden/>
          </w:rPr>
          <w:instrText xml:space="preserve"> PAGEREF _Toc262156364 \h </w:instrText>
        </w:r>
        <w:r w:rsidRPr="002A25F2">
          <w:rPr>
            <w:noProof/>
            <w:webHidden/>
          </w:rPr>
        </w:r>
        <w:r w:rsidRPr="002A25F2">
          <w:rPr>
            <w:noProof/>
            <w:webHidden/>
          </w:rPr>
          <w:fldChar w:fldCharType="separate"/>
        </w:r>
        <w:r w:rsidR="002A25F2" w:rsidRPr="002A25F2">
          <w:rPr>
            <w:noProof/>
            <w:webHidden/>
          </w:rPr>
          <w:t>16</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65" w:history="1">
        <w:r w:rsidR="002A25F2" w:rsidRPr="002A25F2">
          <w:rPr>
            <w:rStyle w:val="Hipervnculo"/>
            <w:noProof/>
          </w:rPr>
          <w:t>2.2.2 Redes neurales para regresión</w:t>
        </w:r>
        <w:r w:rsidR="002A25F2" w:rsidRPr="002A25F2">
          <w:rPr>
            <w:noProof/>
            <w:webHidden/>
          </w:rPr>
          <w:tab/>
        </w:r>
        <w:r w:rsidRPr="002A25F2">
          <w:rPr>
            <w:noProof/>
            <w:webHidden/>
          </w:rPr>
          <w:fldChar w:fldCharType="begin"/>
        </w:r>
        <w:r w:rsidR="002A25F2" w:rsidRPr="002A25F2">
          <w:rPr>
            <w:noProof/>
            <w:webHidden/>
          </w:rPr>
          <w:instrText xml:space="preserve"> PAGEREF _Toc262156365 \h </w:instrText>
        </w:r>
        <w:r w:rsidRPr="002A25F2">
          <w:rPr>
            <w:noProof/>
            <w:webHidden/>
          </w:rPr>
        </w:r>
        <w:r w:rsidRPr="002A25F2">
          <w:rPr>
            <w:noProof/>
            <w:webHidden/>
          </w:rPr>
          <w:fldChar w:fldCharType="separate"/>
        </w:r>
        <w:r w:rsidR="002A25F2" w:rsidRPr="002A25F2">
          <w:rPr>
            <w:noProof/>
            <w:webHidden/>
          </w:rPr>
          <w:t>18</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66" w:history="1">
        <w:r w:rsidR="002A25F2" w:rsidRPr="002A25F2">
          <w:rPr>
            <w:rStyle w:val="Hipervnculo"/>
            <w:noProof/>
          </w:rPr>
          <w:t>2.2.3 Árboles modelos y de regresión</w:t>
        </w:r>
        <w:r w:rsidR="002A25F2" w:rsidRPr="002A25F2">
          <w:rPr>
            <w:noProof/>
            <w:webHidden/>
          </w:rPr>
          <w:tab/>
        </w:r>
        <w:r w:rsidRPr="002A25F2">
          <w:rPr>
            <w:noProof/>
            <w:webHidden/>
          </w:rPr>
          <w:fldChar w:fldCharType="begin"/>
        </w:r>
        <w:r w:rsidR="002A25F2" w:rsidRPr="002A25F2">
          <w:rPr>
            <w:noProof/>
            <w:webHidden/>
          </w:rPr>
          <w:instrText xml:space="preserve"> PAGEREF _Toc262156366 \h </w:instrText>
        </w:r>
        <w:r w:rsidRPr="002A25F2">
          <w:rPr>
            <w:noProof/>
            <w:webHidden/>
          </w:rPr>
        </w:r>
        <w:r w:rsidRPr="002A25F2">
          <w:rPr>
            <w:noProof/>
            <w:webHidden/>
          </w:rPr>
          <w:fldChar w:fldCharType="separate"/>
        </w:r>
        <w:r w:rsidR="002A25F2" w:rsidRPr="002A25F2">
          <w:rPr>
            <w:noProof/>
            <w:webHidden/>
          </w:rPr>
          <w:t>21</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67" w:history="1">
        <w:r w:rsidR="002A25F2" w:rsidRPr="002A25F2">
          <w:rPr>
            <w:rStyle w:val="Hipervnculo"/>
            <w:noProof/>
          </w:rPr>
          <w:t>2.2.4 Maquinas de Soporte Vectorial para regresión</w:t>
        </w:r>
        <w:r w:rsidR="002A25F2" w:rsidRPr="002A25F2">
          <w:rPr>
            <w:noProof/>
            <w:webHidden/>
          </w:rPr>
          <w:tab/>
        </w:r>
        <w:r w:rsidRPr="002A25F2">
          <w:rPr>
            <w:noProof/>
            <w:webHidden/>
          </w:rPr>
          <w:fldChar w:fldCharType="begin"/>
        </w:r>
        <w:r w:rsidR="002A25F2" w:rsidRPr="002A25F2">
          <w:rPr>
            <w:noProof/>
            <w:webHidden/>
          </w:rPr>
          <w:instrText xml:space="preserve"> PAGEREF _Toc262156367 \h </w:instrText>
        </w:r>
        <w:r w:rsidRPr="002A25F2">
          <w:rPr>
            <w:noProof/>
            <w:webHidden/>
          </w:rPr>
        </w:r>
        <w:r w:rsidRPr="002A25F2">
          <w:rPr>
            <w:noProof/>
            <w:webHidden/>
          </w:rPr>
          <w:fldChar w:fldCharType="separate"/>
        </w:r>
        <w:r w:rsidR="002A25F2" w:rsidRPr="002A25F2">
          <w:rPr>
            <w:noProof/>
            <w:webHidden/>
          </w:rPr>
          <w:t>23</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68" w:history="1">
        <w:r w:rsidR="002A25F2" w:rsidRPr="002A25F2">
          <w:rPr>
            <w:rStyle w:val="Hipervnculo"/>
            <w:noProof/>
          </w:rPr>
          <w:t>2.3 Problema de predicción de oleaje</w:t>
        </w:r>
        <w:r w:rsidR="002A25F2" w:rsidRPr="002A25F2">
          <w:rPr>
            <w:noProof/>
            <w:webHidden/>
          </w:rPr>
          <w:tab/>
        </w:r>
        <w:r w:rsidRPr="002A25F2">
          <w:rPr>
            <w:noProof/>
            <w:webHidden/>
          </w:rPr>
          <w:fldChar w:fldCharType="begin"/>
        </w:r>
        <w:r w:rsidR="002A25F2" w:rsidRPr="002A25F2">
          <w:rPr>
            <w:noProof/>
            <w:webHidden/>
          </w:rPr>
          <w:instrText xml:space="preserve"> PAGEREF _Toc262156368 \h </w:instrText>
        </w:r>
        <w:r w:rsidRPr="002A25F2">
          <w:rPr>
            <w:noProof/>
            <w:webHidden/>
          </w:rPr>
        </w:r>
        <w:r w:rsidRPr="002A25F2">
          <w:rPr>
            <w:noProof/>
            <w:webHidden/>
          </w:rPr>
          <w:fldChar w:fldCharType="separate"/>
        </w:r>
        <w:r w:rsidR="002A25F2" w:rsidRPr="002A25F2">
          <w:rPr>
            <w:noProof/>
            <w:webHidden/>
          </w:rPr>
          <w:t>25</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69" w:history="1">
        <w:r w:rsidR="002A25F2" w:rsidRPr="002A25F2">
          <w:rPr>
            <w:rStyle w:val="Hipervnculo"/>
            <w:noProof/>
          </w:rPr>
          <w:t>2.4 Trabajos relacionados a la predicción de oleaje</w:t>
        </w:r>
        <w:r w:rsidR="002A25F2" w:rsidRPr="002A25F2">
          <w:rPr>
            <w:noProof/>
            <w:webHidden/>
          </w:rPr>
          <w:tab/>
        </w:r>
        <w:r w:rsidRPr="002A25F2">
          <w:rPr>
            <w:noProof/>
            <w:webHidden/>
          </w:rPr>
          <w:fldChar w:fldCharType="begin"/>
        </w:r>
        <w:r w:rsidR="002A25F2" w:rsidRPr="002A25F2">
          <w:rPr>
            <w:noProof/>
            <w:webHidden/>
          </w:rPr>
          <w:instrText xml:space="preserve"> PAGEREF _Toc262156369 \h </w:instrText>
        </w:r>
        <w:r w:rsidRPr="002A25F2">
          <w:rPr>
            <w:noProof/>
            <w:webHidden/>
          </w:rPr>
        </w:r>
        <w:r w:rsidRPr="002A25F2">
          <w:rPr>
            <w:noProof/>
            <w:webHidden/>
          </w:rPr>
          <w:fldChar w:fldCharType="separate"/>
        </w:r>
        <w:r w:rsidR="002A25F2" w:rsidRPr="002A25F2">
          <w:rPr>
            <w:noProof/>
            <w:webHidden/>
          </w:rPr>
          <w:t>27</w:t>
        </w:r>
        <w:r w:rsidRPr="002A25F2">
          <w:rPr>
            <w:noProof/>
            <w:webHidden/>
          </w:rPr>
          <w:fldChar w:fldCharType="end"/>
        </w:r>
      </w:hyperlink>
    </w:p>
    <w:p w:rsidR="002A25F2" w:rsidRPr="002A25F2" w:rsidRDefault="00212B45">
      <w:pPr>
        <w:pStyle w:val="TDC1"/>
        <w:tabs>
          <w:tab w:val="right" w:leader="dot" w:pos="8828"/>
        </w:tabs>
        <w:rPr>
          <w:rFonts w:eastAsiaTheme="minorEastAsia" w:cstheme="minorBidi"/>
          <w:b w:val="0"/>
          <w:bCs w:val="0"/>
          <w:caps w:val="0"/>
          <w:noProof/>
          <w:sz w:val="22"/>
          <w:szCs w:val="22"/>
          <w:lang w:val="es-ES"/>
        </w:rPr>
      </w:pPr>
      <w:hyperlink w:anchor="_Toc262156370" w:history="1">
        <w:r w:rsidR="002A25F2" w:rsidRPr="002A25F2">
          <w:rPr>
            <w:rStyle w:val="Hipervnculo"/>
            <w:b w:val="0"/>
            <w:noProof/>
            <w:lang w:val="es-ES_tradnl"/>
          </w:rPr>
          <w:t>Capitulo 3 – Datos para predicción de oleaje</w:t>
        </w:r>
        <w:r w:rsidR="002A25F2" w:rsidRPr="002A25F2">
          <w:rPr>
            <w:b w:val="0"/>
            <w:noProof/>
            <w:webHidden/>
          </w:rPr>
          <w:tab/>
        </w:r>
        <w:r w:rsidRPr="002A25F2">
          <w:rPr>
            <w:b w:val="0"/>
            <w:noProof/>
            <w:webHidden/>
          </w:rPr>
          <w:fldChar w:fldCharType="begin"/>
        </w:r>
        <w:r w:rsidR="002A25F2" w:rsidRPr="002A25F2">
          <w:rPr>
            <w:b w:val="0"/>
            <w:noProof/>
            <w:webHidden/>
          </w:rPr>
          <w:instrText xml:space="preserve"> PAGEREF _Toc262156370 \h </w:instrText>
        </w:r>
        <w:r w:rsidRPr="002A25F2">
          <w:rPr>
            <w:b w:val="0"/>
            <w:noProof/>
            <w:webHidden/>
          </w:rPr>
        </w:r>
        <w:r w:rsidRPr="002A25F2">
          <w:rPr>
            <w:b w:val="0"/>
            <w:noProof/>
            <w:webHidden/>
          </w:rPr>
          <w:fldChar w:fldCharType="separate"/>
        </w:r>
        <w:r w:rsidR="002A25F2" w:rsidRPr="002A25F2">
          <w:rPr>
            <w:b w:val="0"/>
            <w:noProof/>
            <w:webHidden/>
          </w:rPr>
          <w:t>29</w:t>
        </w:r>
        <w:r w:rsidRPr="002A25F2">
          <w:rPr>
            <w:b w:val="0"/>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71" w:history="1">
        <w:r w:rsidR="002A25F2" w:rsidRPr="002A25F2">
          <w:rPr>
            <w:rStyle w:val="Hipervnculo"/>
            <w:noProof/>
            <w:lang w:val="es-ES_tradnl"/>
          </w:rPr>
          <w:t>3.1 Olas – Conceptos generales</w:t>
        </w:r>
        <w:r w:rsidR="002A25F2" w:rsidRPr="002A25F2">
          <w:rPr>
            <w:noProof/>
            <w:webHidden/>
          </w:rPr>
          <w:tab/>
        </w:r>
        <w:r w:rsidRPr="002A25F2">
          <w:rPr>
            <w:noProof/>
            <w:webHidden/>
          </w:rPr>
          <w:fldChar w:fldCharType="begin"/>
        </w:r>
        <w:r w:rsidR="002A25F2" w:rsidRPr="002A25F2">
          <w:rPr>
            <w:noProof/>
            <w:webHidden/>
          </w:rPr>
          <w:instrText xml:space="preserve"> PAGEREF _Toc262156371 \h </w:instrText>
        </w:r>
        <w:r w:rsidRPr="002A25F2">
          <w:rPr>
            <w:noProof/>
            <w:webHidden/>
          </w:rPr>
        </w:r>
        <w:r w:rsidRPr="002A25F2">
          <w:rPr>
            <w:noProof/>
            <w:webHidden/>
          </w:rPr>
          <w:fldChar w:fldCharType="separate"/>
        </w:r>
        <w:r w:rsidR="002A25F2" w:rsidRPr="002A25F2">
          <w:rPr>
            <w:noProof/>
            <w:webHidden/>
          </w:rPr>
          <w:t>29</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72" w:history="1">
        <w:r w:rsidR="002A25F2" w:rsidRPr="002A25F2">
          <w:rPr>
            <w:rStyle w:val="Hipervnculo"/>
            <w:noProof/>
          </w:rPr>
          <w:t>3.2 Observaciones Visuales</w:t>
        </w:r>
        <w:r w:rsidR="002A25F2" w:rsidRPr="002A25F2">
          <w:rPr>
            <w:noProof/>
            <w:webHidden/>
          </w:rPr>
          <w:tab/>
        </w:r>
        <w:r w:rsidRPr="002A25F2">
          <w:rPr>
            <w:noProof/>
            <w:webHidden/>
          </w:rPr>
          <w:fldChar w:fldCharType="begin"/>
        </w:r>
        <w:r w:rsidR="002A25F2" w:rsidRPr="002A25F2">
          <w:rPr>
            <w:noProof/>
            <w:webHidden/>
          </w:rPr>
          <w:instrText xml:space="preserve"> PAGEREF _Toc262156372 \h </w:instrText>
        </w:r>
        <w:r w:rsidRPr="002A25F2">
          <w:rPr>
            <w:noProof/>
            <w:webHidden/>
          </w:rPr>
        </w:r>
        <w:r w:rsidRPr="002A25F2">
          <w:rPr>
            <w:noProof/>
            <w:webHidden/>
          </w:rPr>
          <w:fldChar w:fldCharType="separate"/>
        </w:r>
        <w:r w:rsidR="002A25F2" w:rsidRPr="002A25F2">
          <w:rPr>
            <w:noProof/>
            <w:webHidden/>
          </w:rPr>
          <w:t>31</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73" w:history="1">
        <w:r w:rsidR="002A25F2" w:rsidRPr="002A25F2">
          <w:rPr>
            <w:rStyle w:val="Hipervnculo"/>
            <w:noProof/>
          </w:rPr>
          <w:t>3.3 Modelo WAVEWATCH III</w:t>
        </w:r>
        <w:r w:rsidR="002A25F2" w:rsidRPr="002A25F2">
          <w:rPr>
            <w:noProof/>
            <w:webHidden/>
          </w:rPr>
          <w:tab/>
        </w:r>
        <w:r w:rsidRPr="002A25F2">
          <w:rPr>
            <w:noProof/>
            <w:webHidden/>
          </w:rPr>
          <w:fldChar w:fldCharType="begin"/>
        </w:r>
        <w:r w:rsidR="002A25F2" w:rsidRPr="002A25F2">
          <w:rPr>
            <w:noProof/>
            <w:webHidden/>
          </w:rPr>
          <w:instrText xml:space="preserve"> PAGEREF _Toc262156373 \h </w:instrText>
        </w:r>
        <w:r w:rsidRPr="002A25F2">
          <w:rPr>
            <w:noProof/>
            <w:webHidden/>
          </w:rPr>
        </w:r>
        <w:r w:rsidRPr="002A25F2">
          <w:rPr>
            <w:noProof/>
            <w:webHidden/>
          </w:rPr>
          <w:fldChar w:fldCharType="separate"/>
        </w:r>
        <w:r w:rsidR="002A25F2" w:rsidRPr="002A25F2">
          <w:rPr>
            <w:noProof/>
            <w:webHidden/>
          </w:rPr>
          <w:t>34</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74" w:history="1">
        <w:r w:rsidR="002A25F2" w:rsidRPr="002A25F2">
          <w:rPr>
            <w:rStyle w:val="Hipervnculo"/>
            <w:noProof/>
          </w:rPr>
          <w:t>3.4 Pre procesamiento</w:t>
        </w:r>
        <w:r w:rsidR="002A25F2" w:rsidRPr="002A25F2">
          <w:rPr>
            <w:noProof/>
            <w:webHidden/>
          </w:rPr>
          <w:tab/>
        </w:r>
        <w:r w:rsidRPr="002A25F2">
          <w:rPr>
            <w:noProof/>
            <w:webHidden/>
          </w:rPr>
          <w:fldChar w:fldCharType="begin"/>
        </w:r>
        <w:r w:rsidR="002A25F2" w:rsidRPr="002A25F2">
          <w:rPr>
            <w:noProof/>
            <w:webHidden/>
          </w:rPr>
          <w:instrText xml:space="preserve"> PAGEREF _Toc262156374 \h </w:instrText>
        </w:r>
        <w:r w:rsidRPr="002A25F2">
          <w:rPr>
            <w:noProof/>
            <w:webHidden/>
          </w:rPr>
        </w:r>
        <w:r w:rsidRPr="002A25F2">
          <w:rPr>
            <w:noProof/>
            <w:webHidden/>
          </w:rPr>
          <w:fldChar w:fldCharType="separate"/>
        </w:r>
        <w:r w:rsidR="002A25F2" w:rsidRPr="002A25F2">
          <w:rPr>
            <w:noProof/>
            <w:webHidden/>
          </w:rPr>
          <w:t>36</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75" w:history="1">
        <w:r w:rsidR="002A25F2" w:rsidRPr="002A25F2">
          <w:rPr>
            <w:rStyle w:val="Hipervnculo"/>
            <w:noProof/>
          </w:rPr>
          <w:t>3.5 Modelos de instancia</w:t>
        </w:r>
        <w:r w:rsidR="002A25F2" w:rsidRPr="002A25F2">
          <w:rPr>
            <w:noProof/>
            <w:webHidden/>
          </w:rPr>
          <w:tab/>
        </w:r>
        <w:r w:rsidRPr="002A25F2">
          <w:rPr>
            <w:noProof/>
            <w:webHidden/>
          </w:rPr>
          <w:fldChar w:fldCharType="begin"/>
        </w:r>
        <w:r w:rsidR="002A25F2" w:rsidRPr="002A25F2">
          <w:rPr>
            <w:noProof/>
            <w:webHidden/>
          </w:rPr>
          <w:instrText xml:space="preserve"> PAGEREF _Toc262156375 \h </w:instrText>
        </w:r>
        <w:r w:rsidRPr="002A25F2">
          <w:rPr>
            <w:noProof/>
            <w:webHidden/>
          </w:rPr>
        </w:r>
        <w:r w:rsidRPr="002A25F2">
          <w:rPr>
            <w:noProof/>
            <w:webHidden/>
          </w:rPr>
          <w:fldChar w:fldCharType="separate"/>
        </w:r>
        <w:r w:rsidR="002A25F2" w:rsidRPr="002A25F2">
          <w:rPr>
            <w:noProof/>
            <w:webHidden/>
          </w:rPr>
          <w:t>37</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76" w:history="1">
        <w:r w:rsidR="002A25F2" w:rsidRPr="002A25F2">
          <w:rPr>
            <w:rStyle w:val="Hipervnculo"/>
            <w:noProof/>
          </w:rPr>
          <w:t>3.6 Conjuntos de entrenamiento</w:t>
        </w:r>
        <w:r w:rsidR="002A25F2" w:rsidRPr="002A25F2">
          <w:rPr>
            <w:noProof/>
            <w:webHidden/>
          </w:rPr>
          <w:tab/>
        </w:r>
        <w:r w:rsidRPr="002A25F2">
          <w:rPr>
            <w:noProof/>
            <w:webHidden/>
          </w:rPr>
          <w:fldChar w:fldCharType="begin"/>
        </w:r>
        <w:r w:rsidR="002A25F2" w:rsidRPr="002A25F2">
          <w:rPr>
            <w:noProof/>
            <w:webHidden/>
          </w:rPr>
          <w:instrText xml:space="preserve"> PAGEREF _Toc262156376 \h </w:instrText>
        </w:r>
        <w:r w:rsidRPr="002A25F2">
          <w:rPr>
            <w:noProof/>
            <w:webHidden/>
          </w:rPr>
        </w:r>
        <w:r w:rsidRPr="002A25F2">
          <w:rPr>
            <w:noProof/>
            <w:webHidden/>
          </w:rPr>
          <w:fldChar w:fldCharType="separate"/>
        </w:r>
        <w:r w:rsidR="002A25F2" w:rsidRPr="002A25F2">
          <w:rPr>
            <w:noProof/>
            <w:webHidden/>
          </w:rPr>
          <w:t>37</w:t>
        </w:r>
        <w:r w:rsidRPr="002A25F2">
          <w:rPr>
            <w:noProof/>
            <w:webHidden/>
          </w:rPr>
          <w:fldChar w:fldCharType="end"/>
        </w:r>
      </w:hyperlink>
    </w:p>
    <w:p w:rsidR="002A25F2" w:rsidRPr="002A25F2" w:rsidRDefault="00212B45">
      <w:pPr>
        <w:pStyle w:val="TDC1"/>
        <w:tabs>
          <w:tab w:val="right" w:leader="dot" w:pos="8828"/>
        </w:tabs>
        <w:rPr>
          <w:rFonts w:eastAsiaTheme="minorEastAsia" w:cstheme="minorBidi"/>
          <w:b w:val="0"/>
          <w:bCs w:val="0"/>
          <w:caps w:val="0"/>
          <w:noProof/>
          <w:sz w:val="22"/>
          <w:szCs w:val="22"/>
          <w:lang w:val="es-ES"/>
        </w:rPr>
      </w:pPr>
      <w:hyperlink w:anchor="_Toc262156377" w:history="1">
        <w:r w:rsidR="002A25F2" w:rsidRPr="002A25F2">
          <w:rPr>
            <w:rStyle w:val="Hipervnculo"/>
            <w:b w:val="0"/>
            <w:noProof/>
          </w:rPr>
          <w:t>Capítulo 4 - Experimentación</w:t>
        </w:r>
        <w:r w:rsidR="002A25F2" w:rsidRPr="002A25F2">
          <w:rPr>
            <w:b w:val="0"/>
            <w:noProof/>
            <w:webHidden/>
          </w:rPr>
          <w:tab/>
        </w:r>
        <w:r w:rsidRPr="002A25F2">
          <w:rPr>
            <w:b w:val="0"/>
            <w:noProof/>
            <w:webHidden/>
          </w:rPr>
          <w:fldChar w:fldCharType="begin"/>
        </w:r>
        <w:r w:rsidR="002A25F2" w:rsidRPr="002A25F2">
          <w:rPr>
            <w:b w:val="0"/>
            <w:noProof/>
            <w:webHidden/>
          </w:rPr>
          <w:instrText xml:space="preserve"> PAGEREF _Toc262156377 \h </w:instrText>
        </w:r>
        <w:r w:rsidRPr="002A25F2">
          <w:rPr>
            <w:b w:val="0"/>
            <w:noProof/>
            <w:webHidden/>
          </w:rPr>
        </w:r>
        <w:r w:rsidRPr="002A25F2">
          <w:rPr>
            <w:b w:val="0"/>
            <w:noProof/>
            <w:webHidden/>
          </w:rPr>
          <w:fldChar w:fldCharType="separate"/>
        </w:r>
        <w:r w:rsidR="002A25F2" w:rsidRPr="002A25F2">
          <w:rPr>
            <w:b w:val="0"/>
            <w:noProof/>
            <w:webHidden/>
          </w:rPr>
          <w:t>39</w:t>
        </w:r>
        <w:r w:rsidRPr="002A25F2">
          <w:rPr>
            <w:b w:val="0"/>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78" w:history="1">
        <w:r w:rsidR="002A25F2" w:rsidRPr="002A25F2">
          <w:rPr>
            <w:rStyle w:val="Hipervnculo"/>
            <w:noProof/>
          </w:rPr>
          <w:t>4.1 Consideraciones generales</w:t>
        </w:r>
        <w:r w:rsidR="002A25F2" w:rsidRPr="002A25F2">
          <w:rPr>
            <w:noProof/>
            <w:webHidden/>
          </w:rPr>
          <w:tab/>
        </w:r>
        <w:r w:rsidRPr="002A25F2">
          <w:rPr>
            <w:noProof/>
            <w:webHidden/>
          </w:rPr>
          <w:fldChar w:fldCharType="begin"/>
        </w:r>
        <w:r w:rsidR="002A25F2" w:rsidRPr="002A25F2">
          <w:rPr>
            <w:noProof/>
            <w:webHidden/>
          </w:rPr>
          <w:instrText xml:space="preserve"> PAGEREF _Toc262156378 \h </w:instrText>
        </w:r>
        <w:r w:rsidRPr="002A25F2">
          <w:rPr>
            <w:noProof/>
            <w:webHidden/>
          </w:rPr>
        </w:r>
        <w:r w:rsidRPr="002A25F2">
          <w:rPr>
            <w:noProof/>
            <w:webHidden/>
          </w:rPr>
          <w:fldChar w:fldCharType="separate"/>
        </w:r>
        <w:r w:rsidR="002A25F2" w:rsidRPr="002A25F2">
          <w:rPr>
            <w:noProof/>
            <w:webHidden/>
          </w:rPr>
          <w:t>39</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79" w:history="1">
        <w:r w:rsidR="002A25F2" w:rsidRPr="002A25F2">
          <w:rPr>
            <w:rStyle w:val="Hipervnculo"/>
            <w:noProof/>
          </w:rPr>
          <w:t>4.1.1 Parametrización</w:t>
        </w:r>
        <w:r w:rsidR="002A25F2" w:rsidRPr="002A25F2">
          <w:rPr>
            <w:noProof/>
            <w:webHidden/>
          </w:rPr>
          <w:tab/>
        </w:r>
        <w:r w:rsidRPr="002A25F2">
          <w:rPr>
            <w:noProof/>
            <w:webHidden/>
          </w:rPr>
          <w:fldChar w:fldCharType="begin"/>
        </w:r>
        <w:r w:rsidR="002A25F2" w:rsidRPr="002A25F2">
          <w:rPr>
            <w:noProof/>
            <w:webHidden/>
          </w:rPr>
          <w:instrText xml:space="preserve"> PAGEREF _Toc262156379 \h </w:instrText>
        </w:r>
        <w:r w:rsidRPr="002A25F2">
          <w:rPr>
            <w:noProof/>
            <w:webHidden/>
          </w:rPr>
        </w:r>
        <w:r w:rsidRPr="002A25F2">
          <w:rPr>
            <w:noProof/>
            <w:webHidden/>
          </w:rPr>
          <w:fldChar w:fldCharType="separate"/>
        </w:r>
        <w:r w:rsidR="002A25F2" w:rsidRPr="002A25F2">
          <w:rPr>
            <w:noProof/>
            <w:webHidden/>
          </w:rPr>
          <w:t>39</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80" w:history="1">
        <w:r w:rsidR="002A25F2" w:rsidRPr="002A25F2">
          <w:rPr>
            <w:rStyle w:val="Hipervnculo"/>
            <w:noProof/>
          </w:rPr>
          <w:t>4.1.2 Medidas de evaluación utilizadas</w:t>
        </w:r>
        <w:r w:rsidR="002A25F2" w:rsidRPr="002A25F2">
          <w:rPr>
            <w:noProof/>
            <w:webHidden/>
          </w:rPr>
          <w:tab/>
        </w:r>
        <w:r w:rsidRPr="002A25F2">
          <w:rPr>
            <w:noProof/>
            <w:webHidden/>
          </w:rPr>
          <w:fldChar w:fldCharType="begin"/>
        </w:r>
        <w:r w:rsidR="002A25F2" w:rsidRPr="002A25F2">
          <w:rPr>
            <w:noProof/>
            <w:webHidden/>
          </w:rPr>
          <w:instrText xml:space="preserve"> PAGEREF _Toc262156380 \h </w:instrText>
        </w:r>
        <w:r w:rsidRPr="002A25F2">
          <w:rPr>
            <w:noProof/>
            <w:webHidden/>
          </w:rPr>
        </w:r>
        <w:r w:rsidRPr="002A25F2">
          <w:rPr>
            <w:noProof/>
            <w:webHidden/>
          </w:rPr>
          <w:fldChar w:fldCharType="separate"/>
        </w:r>
        <w:r w:rsidR="002A25F2" w:rsidRPr="002A25F2">
          <w:rPr>
            <w:noProof/>
            <w:webHidden/>
          </w:rPr>
          <w:t>39</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81" w:history="1">
        <w:r w:rsidR="002A25F2" w:rsidRPr="002A25F2">
          <w:rPr>
            <w:rStyle w:val="Hipervnculo"/>
            <w:noProof/>
          </w:rPr>
          <w:t>4.2 Modelos de instancia</w:t>
        </w:r>
        <w:r w:rsidR="002A25F2" w:rsidRPr="002A25F2">
          <w:rPr>
            <w:noProof/>
            <w:webHidden/>
          </w:rPr>
          <w:tab/>
        </w:r>
        <w:r w:rsidRPr="002A25F2">
          <w:rPr>
            <w:noProof/>
            <w:webHidden/>
          </w:rPr>
          <w:fldChar w:fldCharType="begin"/>
        </w:r>
        <w:r w:rsidR="002A25F2" w:rsidRPr="002A25F2">
          <w:rPr>
            <w:noProof/>
            <w:webHidden/>
          </w:rPr>
          <w:instrText xml:space="preserve"> PAGEREF _Toc262156381 \h </w:instrText>
        </w:r>
        <w:r w:rsidRPr="002A25F2">
          <w:rPr>
            <w:noProof/>
            <w:webHidden/>
          </w:rPr>
        </w:r>
        <w:r w:rsidRPr="002A25F2">
          <w:rPr>
            <w:noProof/>
            <w:webHidden/>
          </w:rPr>
          <w:fldChar w:fldCharType="separate"/>
        </w:r>
        <w:r w:rsidR="002A25F2" w:rsidRPr="002A25F2">
          <w:rPr>
            <w:noProof/>
            <w:webHidden/>
          </w:rPr>
          <w:t>40</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82" w:history="1">
        <w:r w:rsidR="002A25F2" w:rsidRPr="002A25F2">
          <w:rPr>
            <w:rStyle w:val="Hipervnculo"/>
            <w:noProof/>
          </w:rPr>
          <w:t>4.3 Resultados generales</w:t>
        </w:r>
        <w:r w:rsidR="002A25F2" w:rsidRPr="002A25F2">
          <w:rPr>
            <w:noProof/>
            <w:webHidden/>
          </w:rPr>
          <w:tab/>
        </w:r>
        <w:r w:rsidRPr="002A25F2">
          <w:rPr>
            <w:noProof/>
            <w:webHidden/>
          </w:rPr>
          <w:fldChar w:fldCharType="begin"/>
        </w:r>
        <w:r w:rsidR="002A25F2" w:rsidRPr="002A25F2">
          <w:rPr>
            <w:noProof/>
            <w:webHidden/>
          </w:rPr>
          <w:instrText xml:space="preserve"> PAGEREF _Toc262156382 \h </w:instrText>
        </w:r>
        <w:r w:rsidRPr="002A25F2">
          <w:rPr>
            <w:noProof/>
            <w:webHidden/>
          </w:rPr>
        </w:r>
        <w:r w:rsidRPr="002A25F2">
          <w:rPr>
            <w:noProof/>
            <w:webHidden/>
          </w:rPr>
          <w:fldChar w:fldCharType="separate"/>
        </w:r>
        <w:r w:rsidR="002A25F2" w:rsidRPr="002A25F2">
          <w:rPr>
            <w:noProof/>
            <w:webHidden/>
          </w:rPr>
          <w:t>40</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83" w:history="1">
        <w:r w:rsidR="002A25F2" w:rsidRPr="002A25F2">
          <w:rPr>
            <w:rStyle w:val="Hipervnculo"/>
            <w:noProof/>
          </w:rPr>
          <w:t>4.3.1 Resultados generales en Ala Moana</w:t>
        </w:r>
        <w:r w:rsidR="002A25F2" w:rsidRPr="002A25F2">
          <w:rPr>
            <w:noProof/>
            <w:webHidden/>
          </w:rPr>
          <w:tab/>
        </w:r>
        <w:r w:rsidRPr="002A25F2">
          <w:rPr>
            <w:noProof/>
            <w:webHidden/>
          </w:rPr>
          <w:fldChar w:fldCharType="begin"/>
        </w:r>
        <w:r w:rsidR="002A25F2" w:rsidRPr="002A25F2">
          <w:rPr>
            <w:noProof/>
            <w:webHidden/>
          </w:rPr>
          <w:instrText xml:space="preserve"> PAGEREF _Toc262156383 \h </w:instrText>
        </w:r>
        <w:r w:rsidRPr="002A25F2">
          <w:rPr>
            <w:noProof/>
            <w:webHidden/>
          </w:rPr>
        </w:r>
        <w:r w:rsidRPr="002A25F2">
          <w:rPr>
            <w:noProof/>
            <w:webHidden/>
          </w:rPr>
          <w:fldChar w:fldCharType="separate"/>
        </w:r>
        <w:r w:rsidR="002A25F2" w:rsidRPr="002A25F2">
          <w:rPr>
            <w:noProof/>
            <w:webHidden/>
          </w:rPr>
          <w:t>40</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84" w:history="1">
        <w:r w:rsidR="002A25F2" w:rsidRPr="002A25F2">
          <w:rPr>
            <w:rStyle w:val="Hipervnculo"/>
            <w:noProof/>
          </w:rPr>
          <w:t>4.3.2 Resultados generales en Diamond Head</w:t>
        </w:r>
        <w:r w:rsidR="002A25F2" w:rsidRPr="002A25F2">
          <w:rPr>
            <w:noProof/>
            <w:webHidden/>
          </w:rPr>
          <w:tab/>
        </w:r>
        <w:r w:rsidRPr="002A25F2">
          <w:rPr>
            <w:noProof/>
            <w:webHidden/>
          </w:rPr>
          <w:fldChar w:fldCharType="begin"/>
        </w:r>
        <w:r w:rsidR="002A25F2" w:rsidRPr="002A25F2">
          <w:rPr>
            <w:noProof/>
            <w:webHidden/>
          </w:rPr>
          <w:instrText xml:space="preserve"> PAGEREF _Toc262156384 \h </w:instrText>
        </w:r>
        <w:r w:rsidRPr="002A25F2">
          <w:rPr>
            <w:noProof/>
            <w:webHidden/>
          </w:rPr>
        </w:r>
        <w:r w:rsidRPr="002A25F2">
          <w:rPr>
            <w:noProof/>
            <w:webHidden/>
          </w:rPr>
          <w:fldChar w:fldCharType="separate"/>
        </w:r>
        <w:r w:rsidR="002A25F2" w:rsidRPr="002A25F2">
          <w:rPr>
            <w:noProof/>
            <w:webHidden/>
          </w:rPr>
          <w:t>41</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85" w:history="1">
        <w:r w:rsidR="002A25F2" w:rsidRPr="002A25F2">
          <w:rPr>
            <w:rStyle w:val="Hipervnculo"/>
            <w:noProof/>
          </w:rPr>
          <w:t>4.3.3 Resultados generales en Sunset</w:t>
        </w:r>
        <w:r w:rsidR="002A25F2" w:rsidRPr="002A25F2">
          <w:rPr>
            <w:noProof/>
            <w:webHidden/>
          </w:rPr>
          <w:tab/>
        </w:r>
        <w:r w:rsidRPr="002A25F2">
          <w:rPr>
            <w:noProof/>
            <w:webHidden/>
          </w:rPr>
          <w:fldChar w:fldCharType="begin"/>
        </w:r>
        <w:r w:rsidR="002A25F2" w:rsidRPr="002A25F2">
          <w:rPr>
            <w:noProof/>
            <w:webHidden/>
          </w:rPr>
          <w:instrText xml:space="preserve"> PAGEREF _Toc262156385 \h </w:instrText>
        </w:r>
        <w:r w:rsidRPr="002A25F2">
          <w:rPr>
            <w:noProof/>
            <w:webHidden/>
          </w:rPr>
        </w:r>
        <w:r w:rsidRPr="002A25F2">
          <w:rPr>
            <w:noProof/>
            <w:webHidden/>
          </w:rPr>
          <w:fldChar w:fldCharType="separate"/>
        </w:r>
        <w:r w:rsidR="002A25F2" w:rsidRPr="002A25F2">
          <w:rPr>
            <w:noProof/>
            <w:webHidden/>
          </w:rPr>
          <w:t>43</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86" w:history="1">
        <w:r w:rsidR="002A25F2" w:rsidRPr="002A25F2">
          <w:rPr>
            <w:rStyle w:val="Hipervnculo"/>
            <w:noProof/>
          </w:rPr>
          <w:t>4.3.4 Resultados generales en Makapuu</w:t>
        </w:r>
        <w:r w:rsidR="002A25F2" w:rsidRPr="002A25F2">
          <w:rPr>
            <w:noProof/>
            <w:webHidden/>
          </w:rPr>
          <w:tab/>
        </w:r>
        <w:r w:rsidRPr="002A25F2">
          <w:rPr>
            <w:noProof/>
            <w:webHidden/>
          </w:rPr>
          <w:fldChar w:fldCharType="begin"/>
        </w:r>
        <w:r w:rsidR="002A25F2" w:rsidRPr="002A25F2">
          <w:rPr>
            <w:noProof/>
            <w:webHidden/>
          </w:rPr>
          <w:instrText xml:space="preserve"> PAGEREF _Toc262156386 \h </w:instrText>
        </w:r>
        <w:r w:rsidRPr="002A25F2">
          <w:rPr>
            <w:noProof/>
            <w:webHidden/>
          </w:rPr>
        </w:r>
        <w:r w:rsidRPr="002A25F2">
          <w:rPr>
            <w:noProof/>
            <w:webHidden/>
          </w:rPr>
          <w:fldChar w:fldCharType="separate"/>
        </w:r>
        <w:r w:rsidR="002A25F2" w:rsidRPr="002A25F2">
          <w:rPr>
            <w:noProof/>
            <w:webHidden/>
          </w:rPr>
          <w:t>44</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87" w:history="1">
        <w:r w:rsidR="002A25F2" w:rsidRPr="002A25F2">
          <w:rPr>
            <w:rStyle w:val="Hipervnculo"/>
            <w:noProof/>
          </w:rPr>
          <w:t>4.3.5 Resultados generales en Makaha</w:t>
        </w:r>
        <w:r w:rsidR="002A25F2" w:rsidRPr="002A25F2">
          <w:rPr>
            <w:noProof/>
            <w:webHidden/>
          </w:rPr>
          <w:tab/>
        </w:r>
        <w:r w:rsidRPr="002A25F2">
          <w:rPr>
            <w:noProof/>
            <w:webHidden/>
          </w:rPr>
          <w:fldChar w:fldCharType="begin"/>
        </w:r>
        <w:r w:rsidR="002A25F2" w:rsidRPr="002A25F2">
          <w:rPr>
            <w:noProof/>
            <w:webHidden/>
          </w:rPr>
          <w:instrText xml:space="preserve"> PAGEREF _Toc262156387 \h </w:instrText>
        </w:r>
        <w:r w:rsidRPr="002A25F2">
          <w:rPr>
            <w:noProof/>
            <w:webHidden/>
          </w:rPr>
        </w:r>
        <w:r w:rsidRPr="002A25F2">
          <w:rPr>
            <w:noProof/>
            <w:webHidden/>
          </w:rPr>
          <w:fldChar w:fldCharType="separate"/>
        </w:r>
        <w:r w:rsidR="002A25F2" w:rsidRPr="002A25F2">
          <w:rPr>
            <w:noProof/>
            <w:webHidden/>
          </w:rPr>
          <w:t>45</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88" w:history="1">
        <w:r w:rsidR="002A25F2" w:rsidRPr="002A25F2">
          <w:rPr>
            <w:rStyle w:val="Hipervnculo"/>
            <w:noProof/>
          </w:rPr>
          <w:t>4.4 Algoritmo de aprendizaje y modelo de instancia seleccionado</w:t>
        </w:r>
        <w:r w:rsidR="002A25F2" w:rsidRPr="002A25F2">
          <w:rPr>
            <w:noProof/>
            <w:webHidden/>
          </w:rPr>
          <w:tab/>
        </w:r>
        <w:r w:rsidRPr="002A25F2">
          <w:rPr>
            <w:noProof/>
            <w:webHidden/>
          </w:rPr>
          <w:fldChar w:fldCharType="begin"/>
        </w:r>
        <w:r w:rsidR="002A25F2" w:rsidRPr="002A25F2">
          <w:rPr>
            <w:noProof/>
            <w:webHidden/>
          </w:rPr>
          <w:instrText xml:space="preserve"> PAGEREF _Toc262156388 \h </w:instrText>
        </w:r>
        <w:r w:rsidRPr="002A25F2">
          <w:rPr>
            <w:noProof/>
            <w:webHidden/>
          </w:rPr>
        </w:r>
        <w:r w:rsidRPr="002A25F2">
          <w:rPr>
            <w:noProof/>
            <w:webHidden/>
          </w:rPr>
          <w:fldChar w:fldCharType="separate"/>
        </w:r>
        <w:r w:rsidR="002A25F2" w:rsidRPr="002A25F2">
          <w:rPr>
            <w:noProof/>
            <w:webHidden/>
          </w:rPr>
          <w:t>46</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89" w:history="1">
        <w:r w:rsidR="002A25F2" w:rsidRPr="002A25F2">
          <w:rPr>
            <w:rStyle w:val="Hipervnculo"/>
            <w:noProof/>
          </w:rPr>
          <w:t>4.5 Resultados detallados</w:t>
        </w:r>
        <w:r w:rsidR="002A25F2" w:rsidRPr="002A25F2">
          <w:rPr>
            <w:noProof/>
            <w:webHidden/>
          </w:rPr>
          <w:tab/>
        </w:r>
        <w:r w:rsidRPr="002A25F2">
          <w:rPr>
            <w:noProof/>
            <w:webHidden/>
          </w:rPr>
          <w:fldChar w:fldCharType="begin"/>
        </w:r>
        <w:r w:rsidR="002A25F2" w:rsidRPr="002A25F2">
          <w:rPr>
            <w:noProof/>
            <w:webHidden/>
          </w:rPr>
          <w:instrText xml:space="preserve"> PAGEREF _Toc262156389 \h </w:instrText>
        </w:r>
        <w:r w:rsidRPr="002A25F2">
          <w:rPr>
            <w:noProof/>
            <w:webHidden/>
          </w:rPr>
        </w:r>
        <w:r w:rsidRPr="002A25F2">
          <w:rPr>
            <w:noProof/>
            <w:webHidden/>
          </w:rPr>
          <w:fldChar w:fldCharType="separate"/>
        </w:r>
        <w:r w:rsidR="002A25F2" w:rsidRPr="002A25F2">
          <w:rPr>
            <w:noProof/>
            <w:webHidden/>
          </w:rPr>
          <w:t>47</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90" w:history="1">
        <w:r w:rsidR="002A25F2" w:rsidRPr="002A25F2">
          <w:rPr>
            <w:rStyle w:val="Hipervnculo"/>
            <w:noProof/>
            <w:lang w:val="es-ES"/>
          </w:rPr>
          <w:t>4.5.1 Sunset</w:t>
        </w:r>
        <w:r w:rsidR="002A25F2" w:rsidRPr="002A25F2">
          <w:rPr>
            <w:noProof/>
            <w:webHidden/>
          </w:rPr>
          <w:tab/>
        </w:r>
        <w:r w:rsidRPr="002A25F2">
          <w:rPr>
            <w:noProof/>
            <w:webHidden/>
          </w:rPr>
          <w:fldChar w:fldCharType="begin"/>
        </w:r>
        <w:r w:rsidR="002A25F2" w:rsidRPr="002A25F2">
          <w:rPr>
            <w:noProof/>
            <w:webHidden/>
          </w:rPr>
          <w:instrText xml:space="preserve"> PAGEREF _Toc262156390 \h </w:instrText>
        </w:r>
        <w:r w:rsidRPr="002A25F2">
          <w:rPr>
            <w:noProof/>
            <w:webHidden/>
          </w:rPr>
        </w:r>
        <w:r w:rsidRPr="002A25F2">
          <w:rPr>
            <w:noProof/>
            <w:webHidden/>
          </w:rPr>
          <w:fldChar w:fldCharType="separate"/>
        </w:r>
        <w:r w:rsidR="002A25F2" w:rsidRPr="002A25F2">
          <w:rPr>
            <w:noProof/>
            <w:webHidden/>
          </w:rPr>
          <w:t>47</w:t>
        </w:r>
        <w:r w:rsidRPr="002A25F2">
          <w:rPr>
            <w:noProof/>
            <w:webHidden/>
          </w:rPr>
          <w:fldChar w:fldCharType="end"/>
        </w:r>
      </w:hyperlink>
    </w:p>
    <w:p w:rsidR="002A25F2" w:rsidRPr="002A25F2" w:rsidRDefault="00212B45">
      <w:pPr>
        <w:pStyle w:val="TDC1"/>
        <w:tabs>
          <w:tab w:val="right" w:leader="dot" w:pos="8828"/>
        </w:tabs>
        <w:rPr>
          <w:rFonts w:eastAsiaTheme="minorEastAsia" w:cstheme="minorBidi"/>
          <w:b w:val="0"/>
          <w:bCs w:val="0"/>
          <w:caps w:val="0"/>
          <w:noProof/>
          <w:sz w:val="22"/>
          <w:szCs w:val="22"/>
          <w:lang w:val="es-ES"/>
        </w:rPr>
      </w:pPr>
      <w:hyperlink w:anchor="_Toc262156391" w:history="1">
        <w:r w:rsidR="002A25F2" w:rsidRPr="002A25F2">
          <w:rPr>
            <w:rStyle w:val="Hipervnculo"/>
            <w:b w:val="0"/>
            <w:noProof/>
            <w:lang w:val="es-ES_tradnl"/>
          </w:rPr>
          <w:t>Capitulo 5 - Desarrollo de la aplicación</w:t>
        </w:r>
        <w:r w:rsidR="002A25F2" w:rsidRPr="002A25F2">
          <w:rPr>
            <w:b w:val="0"/>
            <w:noProof/>
            <w:webHidden/>
          </w:rPr>
          <w:tab/>
        </w:r>
        <w:r w:rsidRPr="002A25F2">
          <w:rPr>
            <w:b w:val="0"/>
            <w:noProof/>
            <w:webHidden/>
          </w:rPr>
          <w:fldChar w:fldCharType="begin"/>
        </w:r>
        <w:r w:rsidR="002A25F2" w:rsidRPr="002A25F2">
          <w:rPr>
            <w:b w:val="0"/>
            <w:noProof/>
            <w:webHidden/>
          </w:rPr>
          <w:instrText xml:space="preserve"> PAGEREF _Toc262156391 \h </w:instrText>
        </w:r>
        <w:r w:rsidRPr="002A25F2">
          <w:rPr>
            <w:b w:val="0"/>
            <w:noProof/>
            <w:webHidden/>
          </w:rPr>
        </w:r>
        <w:r w:rsidRPr="002A25F2">
          <w:rPr>
            <w:b w:val="0"/>
            <w:noProof/>
            <w:webHidden/>
          </w:rPr>
          <w:fldChar w:fldCharType="separate"/>
        </w:r>
        <w:r w:rsidR="002A25F2" w:rsidRPr="002A25F2">
          <w:rPr>
            <w:b w:val="0"/>
            <w:noProof/>
            <w:webHidden/>
          </w:rPr>
          <w:t>52</w:t>
        </w:r>
        <w:r w:rsidRPr="002A25F2">
          <w:rPr>
            <w:b w:val="0"/>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92" w:history="1">
        <w:r w:rsidR="002A25F2" w:rsidRPr="002A25F2">
          <w:rPr>
            <w:rStyle w:val="Hipervnculo"/>
            <w:noProof/>
            <w:lang w:val="es-ES_tradnl"/>
          </w:rPr>
          <w:t>5.1 Descripción de la aplicación</w:t>
        </w:r>
        <w:r w:rsidR="002A25F2" w:rsidRPr="002A25F2">
          <w:rPr>
            <w:noProof/>
            <w:webHidden/>
          </w:rPr>
          <w:tab/>
        </w:r>
        <w:r w:rsidRPr="002A25F2">
          <w:rPr>
            <w:noProof/>
            <w:webHidden/>
          </w:rPr>
          <w:fldChar w:fldCharType="begin"/>
        </w:r>
        <w:r w:rsidR="002A25F2" w:rsidRPr="002A25F2">
          <w:rPr>
            <w:noProof/>
            <w:webHidden/>
          </w:rPr>
          <w:instrText xml:space="preserve"> PAGEREF _Toc262156392 \h </w:instrText>
        </w:r>
        <w:r w:rsidRPr="002A25F2">
          <w:rPr>
            <w:noProof/>
            <w:webHidden/>
          </w:rPr>
        </w:r>
        <w:r w:rsidRPr="002A25F2">
          <w:rPr>
            <w:noProof/>
            <w:webHidden/>
          </w:rPr>
          <w:fldChar w:fldCharType="separate"/>
        </w:r>
        <w:r w:rsidR="002A25F2" w:rsidRPr="002A25F2">
          <w:rPr>
            <w:noProof/>
            <w:webHidden/>
          </w:rPr>
          <w:t>52</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93" w:history="1">
        <w:r w:rsidR="002A25F2" w:rsidRPr="002A25F2">
          <w:rPr>
            <w:rStyle w:val="Hipervnculo"/>
            <w:noProof/>
            <w:lang w:val="es-ES_tradnl"/>
          </w:rPr>
          <w:t>5.1.1 Que diferencia a Surf-Forecaster de los demás sistemas de pronósticos ya existentes?</w:t>
        </w:r>
        <w:r w:rsidR="002A25F2" w:rsidRPr="002A25F2">
          <w:rPr>
            <w:noProof/>
            <w:webHidden/>
          </w:rPr>
          <w:tab/>
        </w:r>
        <w:r w:rsidRPr="002A25F2">
          <w:rPr>
            <w:noProof/>
            <w:webHidden/>
          </w:rPr>
          <w:fldChar w:fldCharType="begin"/>
        </w:r>
        <w:r w:rsidR="002A25F2" w:rsidRPr="002A25F2">
          <w:rPr>
            <w:noProof/>
            <w:webHidden/>
          </w:rPr>
          <w:instrText xml:space="preserve"> PAGEREF _Toc262156393 \h </w:instrText>
        </w:r>
        <w:r w:rsidRPr="002A25F2">
          <w:rPr>
            <w:noProof/>
            <w:webHidden/>
          </w:rPr>
        </w:r>
        <w:r w:rsidRPr="002A25F2">
          <w:rPr>
            <w:noProof/>
            <w:webHidden/>
          </w:rPr>
          <w:fldChar w:fldCharType="separate"/>
        </w:r>
        <w:r w:rsidR="002A25F2" w:rsidRPr="002A25F2">
          <w:rPr>
            <w:noProof/>
            <w:webHidden/>
          </w:rPr>
          <w:t>52</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94" w:history="1">
        <w:r w:rsidR="002A25F2" w:rsidRPr="002A25F2">
          <w:rPr>
            <w:rStyle w:val="Hipervnculo"/>
            <w:noProof/>
            <w:lang w:val="es-ES_tradnl"/>
          </w:rPr>
          <w:t>5.1.2 Como logra pronosticar Surf-Forecaster?</w:t>
        </w:r>
        <w:r w:rsidR="002A25F2" w:rsidRPr="002A25F2">
          <w:rPr>
            <w:noProof/>
            <w:webHidden/>
          </w:rPr>
          <w:tab/>
        </w:r>
        <w:r w:rsidRPr="002A25F2">
          <w:rPr>
            <w:noProof/>
            <w:webHidden/>
          </w:rPr>
          <w:fldChar w:fldCharType="begin"/>
        </w:r>
        <w:r w:rsidR="002A25F2" w:rsidRPr="002A25F2">
          <w:rPr>
            <w:noProof/>
            <w:webHidden/>
          </w:rPr>
          <w:instrText xml:space="preserve"> PAGEREF _Toc262156394 \h </w:instrText>
        </w:r>
        <w:r w:rsidRPr="002A25F2">
          <w:rPr>
            <w:noProof/>
            <w:webHidden/>
          </w:rPr>
        </w:r>
        <w:r w:rsidRPr="002A25F2">
          <w:rPr>
            <w:noProof/>
            <w:webHidden/>
          </w:rPr>
          <w:fldChar w:fldCharType="separate"/>
        </w:r>
        <w:r w:rsidR="002A25F2" w:rsidRPr="002A25F2">
          <w:rPr>
            <w:noProof/>
            <w:webHidden/>
          </w:rPr>
          <w:t>52</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95" w:history="1">
        <w:r w:rsidR="002A25F2" w:rsidRPr="002A25F2">
          <w:rPr>
            <w:rStyle w:val="Hipervnculo"/>
            <w:noProof/>
            <w:lang w:val="es-ES_tradnl"/>
          </w:rPr>
          <w:t>5.2 Tipos de usuario</w:t>
        </w:r>
        <w:r w:rsidR="002A25F2" w:rsidRPr="002A25F2">
          <w:rPr>
            <w:noProof/>
            <w:webHidden/>
          </w:rPr>
          <w:tab/>
        </w:r>
        <w:r w:rsidRPr="002A25F2">
          <w:rPr>
            <w:noProof/>
            <w:webHidden/>
          </w:rPr>
          <w:fldChar w:fldCharType="begin"/>
        </w:r>
        <w:r w:rsidR="002A25F2" w:rsidRPr="002A25F2">
          <w:rPr>
            <w:noProof/>
            <w:webHidden/>
          </w:rPr>
          <w:instrText xml:space="preserve"> PAGEREF _Toc262156395 \h </w:instrText>
        </w:r>
        <w:r w:rsidRPr="002A25F2">
          <w:rPr>
            <w:noProof/>
            <w:webHidden/>
          </w:rPr>
        </w:r>
        <w:r w:rsidRPr="002A25F2">
          <w:rPr>
            <w:noProof/>
            <w:webHidden/>
          </w:rPr>
          <w:fldChar w:fldCharType="separate"/>
        </w:r>
        <w:r w:rsidR="002A25F2" w:rsidRPr="002A25F2">
          <w:rPr>
            <w:noProof/>
            <w:webHidden/>
          </w:rPr>
          <w:t>54</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96" w:history="1">
        <w:r w:rsidR="002A25F2" w:rsidRPr="002A25F2">
          <w:rPr>
            <w:rStyle w:val="Hipervnculo"/>
            <w:noProof/>
            <w:lang w:val="es-ES_tradnl"/>
          </w:rPr>
          <w:t>5.2.1 Usuario no registrado u anónimo</w:t>
        </w:r>
        <w:r w:rsidR="002A25F2" w:rsidRPr="002A25F2">
          <w:rPr>
            <w:noProof/>
            <w:webHidden/>
          </w:rPr>
          <w:tab/>
        </w:r>
        <w:r w:rsidRPr="002A25F2">
          <w:rPr>
            <w:noProof/>
            <w:webHidden/>
          </w:rPr>
          <w:fldChar w:fldCharType="begin"/>
        </w:r>
        <w:r w:rsidR="002A25F2" w:rsidRPr="002A25F2">
          <w:rPr>
            <w:noProof/>
            <w:webHidden/>
          </w:rPr>
          <w:instrText xml:space="preserve"> PAGEREF _Toc262156396 \h </w:instrText>
        </w:r>
        <w:r w:rsidRPr="002A25F2">
          <w:rPr>
            <w:noProof/>
            <w:webHidden/>
          </w:rPr>
        </w:r>
        <w:r w:rsidRPr="002A25F2">
          <w:rPr>
            <w:noProof/>
            <w:webHidden/>
          </w:rPr>
          <w:fldChar w:fldCharType="separate"/>
        </w:r>
        <w:r w:rsidR="002A25F2" w:rsidRPr="002A25F2">
          <w:rPr>
            <w:noProof/>
            <w:webHidden/>
          </w:rPr>
          <w:t>54</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97" w:history="1">
        <w:r w:rsidR="002A25F2" w:rsidRPr="002A25F2">
          <w:rPr>
            <w:rStyle w:val="Hipervnculo"/>
            <w:noProof/>
            <w:lang w:val="es-ES_tradnl"/>
          </w:rPr>
          <w:t>5.2.2 Usuario registrado</w:t>
        </w:r>
        <w:r w:rsidR="002A25F2" w:rsidRPr="002A25F2">
          <w:rPr>
            <w:noProof/>
            <w:webHidden/>
          </w:rPr>
          <w:tab/>
        </w:r>
        <w:r w:rsidRPr="002A25F2">
          <w:rPr>
            <w:noProof/>
            <w:webHidden/>
          </w:rPr>
          <w:fldChar w:fldCharType="begin"/>
        </w:r>
        <w:r w:rsidR="002A25F2" w:rsidRPr="002A25F2">
          <w:rPr>
            <w:noProof/>
            <w:webHidden/>
          </w:rPr>
          <w:instrText xml:space="preserve"> PAGEREF _Toc262156397 \h </w:instrText>
        </w:r>
        <w:r w:rsidRPr="002A25F2">
          <w:rPr>
            <w:noProof/>
            <w:webHidden/>
          </w:rPr>
        </w:r>
        <w:r w:rsidRPr="002A25F2">
          <w:rPr>
            <w:noProof/>
            <w:webHidden/>
          </w:rPr>
          <w:fldChar w:fldCharType="separate"/>
        </w:r>
        <w:r w:rsidR="002A25F2" w:rsidRPr="002A25F2">
          <w:rPr>
            <w:noProof/>
            <w:webHidden/>
          </w:rPr>
          <w:t>54</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398" w:history="1">
        <w:r w:rsidR="002A25F2" w:rsidRPr="002A25F2">
          <w:rPr>
            <w:rStyle w:val="Hipervnculo"/>
            <w:noProof/>
            <w:lang w:val="es-ES_tradnl"/>
          </w:rPr>
          <w:t>5.2.3 Administrador</w:t>
        </w:r>
        <w:r w:rsidR="002A25F2" w:rsidRPr="002A25F2">
          <w:rPr>
            <w:noProof/>
            <w:webHidden/>
          </w:rPr>
          <w:tab/>
        </w:r>
        <w:r w:rsidRPr="002A25F2">
          <w:rPr>
            <w:noProof/>
            <w:webHidden/>
          </w:rPr>
          <w:fldChar w:fldCharType="begin"/>
        </w:r>
        <w:r w:rsidR="002A25F2" w:rsidRPr="002A25F2">
          <w:rPr>
            <w:noProof/>
            <w:webHidden/>
          </w:rPr>
          <w:instrText xml:space="preserve"> PAGEREF _Toc262156398 \h </w:instrText>
        </w:r>
        <w:r w:rsidRPr="002A25F2">
          <w:rPr>
            <w:noProof/>
            <w:webHidden/>
          </w:rPr>
        </w:r>
        <w:r w:rsidRPr="002A25F2">
          <w:rPr>
            <w:noProof/>
            <w:webHidden/>
          </w:rPr>
          <w:fldChar w:fldCharType="separate"/>
        </w:r>
        <w:r w:rsidR="002A25F2" w:rsidRPr="002A25F2">
          <w:rPr>
            <w:noProof/>
            <w:webHidden/>
          </w:rPr>
          <w:t>54</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399" w:history="1">
        <w:r w:rsidR="002A25F2" w:rsidRPr="002A25F2">
          <w:rPr>
            <w:rStyle w:val="Hipervnculo"/>
            <w:noProof/>
            <w:lang w:val="es-ES_tradnl"/>
          </w:rPr>
          <w:t>5.3 Secciones de la aplicación</w:t>
        </w:r>
        <w:r w:rsidR="002A25F2" w:rsidRPr="002A25F2">
          <w:rPr>
            <w:noProof/>
            <w:webHidden/>
          </w:rPr>
          <w:tab/>
        </w:r>
        <w:r w:rsidRPr="002A25F2">
          <w:rPr>
            <w:noProof/>
            <w:webHidden/>
          </w:rPr>
          <w:fldChar w:fldCharType="begin"/>
        </w:r>
        <w:r w:rsidR="002A25F2" w:rsidRPr="002A25F2">
          <w:rPr>
            <w:noProof/>
            <w:webHidden/>
          </w:rPr>
          <w:instrText xml:space="preserve"> PAGEREF _Toc262156399 \h </w:instrText>
        </w:r>
        <w:r w:rsidRPr="002A25F2">
          <w:rPr>
            <w:noProof/>
            <w:webHidden/>
          </w:rPr>
        </w:r>
        <w:r w:rsidRPr="002A25F2">
          <w:rPr>
            <w:noProof/>
            <w:webHidden/>
          </w:rPr>
          <w:fldChar w:fldCharType="separate"/>
        </w:r>
        <w:r w:rsidR="002A25F2" w:rsidRPr="002A25F2">
          <w:rPr>
            <w:noProof/>
            <w:webHidden/>
          </w:rPr>
          <w:t>55</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400" w:history="1">
        <w:r w:rsidR="002A25F2" w:rsidRPr="002A25F2">
          <w:rPr>
            <w:rStyle w:val="Hipervnculo"/>
            <w:noProof/>
            <w:lang w:val="es-ES_tradnl"/>
          </w:rPr>
          <w:t>5.3.1 Pronóstico</w:t>
        </w:r>
        <w:r w:rsidR="002A25F2" w:rsidRPr="002A25F2">
          <w:rPr>
            <w:noProof/>
            <w:webHidden/>
          </w:rPr>
          <w:tab/>
        </w:r>
        <w:r w:rsidRPr="002A25F2">
          <w:rPr>
            <w:noProof/>
            <w:webHidden/>
          </w:rPr>
          <w:fldChar w:fldCharType="begin"/>
        </w:r>
        <w:r w:rsidR="002A25F2" w:rsidRPr="002A25F2">
          <w:rPr>
            <w:noProof/>
            <w:webHidden/>
          </w:rPr>
          <w:instrText xml:space="preserve"> PAGEREF _Toc262156400 \h </w:instrText>
        </w:r>
        <w:r w:rsidRPr="002A25F2">
          <w:rPr>
            <w:noProof/>
            <w:webHidden/>
          </w:rPr>
        </w:r>
        <w:r w:rsidRPr="002A25F2">
          <w:rPr>
            <w:noProof/>
            <w:webHidden/>
          </w:rPr>
          <w:fldChar w:fldCharType="separate"/>
        </w:r>
        <w:r w:rsidR="002A25F2" w:rsidRPr="002A25F2">
          <w:rPr>
            <w:noProof/>
            <w:webHidden/>
          </w:rPr>
          <w:t>55</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401" w:history="1">
        <w:r w:rsidR="002A25F2" w:rsidRPr="002A25F2">
          <w:rPr>
            <w:rStyle w:val="Hipervnculo"/>
            <w:noProof/>
            <w:lang w:val="es-ES_tradnl"/>
          </w:rPr>
          <w:t>5.3.2 Comparación de olas</w:t>
        </w:r>
        <w:r w:rsidR="002A25F2" w:rsidRPr="002A25F2">
          <w:rPr>
            <w:noProof/>
            <w:webHidden/>
          </w:rPr>
          <w:tab/>
        </w:r>
        <w:r w:rsidRPr="002A25F2">
          <w:rPr>
            <w:noProof/>
            <w:webHidden/>
          </w:rPr>
          <w:fldChar w:fldCharType="begin"/>
        </w:r>
        <w:r w:rsidR="002A25F2" w:rsidRPr="002A25F2">
          <w:rPr>
            <w:noProof/>
            <w:webHidden/>
          </w:rPr>
          <w:instrText xml:space="preserve"> PAGEREF _Toc262156401 \h </w:instrText>
        </w:r>
        <w:r w:rsidRPr="002A25F2">
          <w:rPr>
            <w:noProof/>
            <w:webHidden/>
          </w:rPr>
        </w:r>
        <w:r w:rsidRPr="002A25F2">
          <w:rPr>
            <w:noProof/>
            <w:webHidden/>
          </w:rPr>
          <w:fldChar w:fldCharType="separate"/>
        </w:r>
        <w:r w:rsidR="002A25F2" w:rsidRPr="002A25F2">
          <w:rPr>
            <w:noProof/>
            <w:webHidden/>
          </w:rPr>
          <w:t>59</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402" w:history="1">
        <w:r w:rsidR="002A25F2" w:rsidRPr="002A25F2">
          <w:rPr>
            <w:rStyle w:val="Hipervnculo"/>
            <w:noProof/>
            <w:lang w:val="es-ES_tradnl"/>
          </w:rPr>
          <w:t>5.3.3 Nueva ola</w:t>
        </w:r>
        <w:r w:rsidR="002A25F2" w:rsidRPr="002A25F2">
          <w:rPr>
            <w:noProof/>
            <w:webHidden/>
          </w:rPr>
          <w:tab/>
        </w:r>
        <w:r w:rsidRPr="002A25F2">
          <w:rPr>
            <w:noProof/>
            <w:webHidden/>
          </w:rPr>
          <w:fldChar w:fldCharType="begin"/>
        </w:r>
        <w:r w:rsidR="002A25F2" w:rsidRPr="002A25F2">
          <w:rPr>
            <w:noProof/>
            <w:webHidden/>
          </w:rPr>
          <w:instrText xml:space="preserve"> PAGEREF _Toc262156402 \h </w:instrText>
        </w:r>
        <w:r w:rsidRPr="002A25F2">
          <w:rPr>
            <w:noProof/>
            <w:webHidden/>
          </w:rPr>
        </w:r>
        <w:r w:rsidRPr="002A25F2">
          <w:rPr>
            <w:noProof/>
            <w:webHidden/>
          </w:rPr>
          <w:fldChar w:fldCharType="separate"/>
        </w:r>
        <w:r w:rsidR="002A25F2" w:rsidRPr="002A25F2">
          <w:rPr>
            <w:noProof/>
            <w:webHidden/>
          </w:rPr>
          <w:t>66</w:t>
        </w:r>
        <w:r w:rsidRPr="002A25F2">
          <w:rPr>
            <w:noProof/>
            <w:webHidden/>
          </w:rPr>
          <w:fldChar w:fldCharType="end"/>
        </w:r>
      </w:hyperlink>
    </w:p>
    <w:p w:rsidR="002A25F2" w:rsidRPr="002A25F2" w:rsidRDefault="00212B45">
      <w:pPr>
        <w:pStyle w:val="TDC3"/>
        <w:tabs>
          <w:tab w:val="right" w:leader="dot" w:pos="8828"/>
        </w:tabs>
        <w:rPr>
          <w:rFonts w:eastAsiaTheme="minorEastAsia" w:cstheme="minorBidi"/>
          <w:iCs w:val="0"/>
          <w:noProof/>
          <w:szCs w:val="22"/>
          <w:lang w:val="es-ES"/>
        </w:rPr>
      </w:pPr>
      <w:hyperlink w:anchor="_Toc262156403" w:history="1">
        <w:r w:rsidR="002A25F2" w:rsidRPr="002A25F2">
          <w:rPr>
            <w:rStyle w:val="Hipervnculo"/>
            <w:noProof/>
            <w:lang w:val="es-ES_tradnl"/>
          </w:rPr>
          <w:t>5.3.4 Mis olas</w:t>
        </w:r>
        <w:r w:rsidR="002A25F2" w:rsidRPr="002A25F2">
          <w:rPr>
            <w:noProof/>
            <w:webHidden/>
          </w:rPr>
          <w:tab/>
        </w:r>
        <w:r w:rsidRPr="002A25F2">
          <w:rPr>
            <w:noProof/>
            <w:webHidden/>
          </w:rPr>
          <w:fldChar w:fldCharType="begin"/>
        </w:r>
        <w:r w:rsidR="002A25F2" w:rsidRPr="002A25F2">
          <w:rPr>
            <w:noProof/>
            <w:webHidden/>
          </w:rPr>
          <w:instrText xml:space="preserve"> PAGEREF _Toc262156403 \h </w:instrText>
        </w:r>
        <w:r w:rsidRPr="002A25F2">
          <w:rPr>
            <w:noProof/>
            <w:webHidden/>
          </w:rPr>
        </w:r>
        <w:r w:rsidRPr="002A25F2">
          <w:rPr>
            <w:noProof/>
            <w:webHidden/>
          </w:rPr>
          <w:fldChar w:fldCharType="separate"/>
        </w:r>
        <w:r w:rsidR="002A25F2" w:rsidRPr="002A25F2">
          <w:rPr>
            <w:noProof/>
            <w:webHidden/>
          </w:rPr>
          <w:t>69</w:t>
        </w:r>
        <w:r w:rsidRPr="002A25F2">
          <w:rPr>
            <w:noProof/>
            <w:webHidden/>
          </w:rPr>
          <w:fldChar w:fldCharType="end"/>
        </w:r>
      </w:hyperlink>
    </w:p>
    <w:p w:rsidR="002A25F2" w:rsidRPr="002A25F2" w:rsidRDefault="00212B45">
      <w:pPr>
        <w:pStyle w:val="TDC1"/>
        <w:tabs>
          <w:tab w:val="right" w:leader="dot" w:pos="8828"/>
        </w:tabs>
        <w:rPr>
          <w:rFonts w:eastAsiaTheme="minorEastAsia" w:cstheme="minorBidi"/>
          <w:b w:val="0"/>
          <w:bCs w:val="0"/>
          <w:caps w:val="0"/>
          <w:noProof/>
          <w:sz w:val="22"/>
          <w:szCs w:val="22"/>
          <w:lang w:val="es-ES"/>
        </w:rPr>
      </w:pPr>
      <w:hyperlink w:anchor="_Toc262156404" w:history="1">
        <w:r w:rsidR="002A25F2" w:rsidRPr="002A25F2">
          <w:rPr>
            <w:rStyle w:val="Hipervnculo"/>
            <w:b w:val="0"/>
            <w:noProof/>
          </w:rPr>
          <w:t>Capítulo 6 - Conclusiones</w:t>
        </w:r>
        <w:r w:rsidR="002A25F2" w:rsidRPr="002A25F2">
          <w:rPr>
            <w:b w:val="0"/>
            <w:noProof/>
            <w:webHidden/>
          </w:rPr>
          <w:tab/>
        </w:r>
        <w:r w:rsidRPr="002A25F2">
          <w:rPr>
            <w:b w:val="0"/>
            <w:noProof/>
            <w:webHidden/>
          </w:rPr>
          <w:fldChar w:fldCharType="begin"/>
        </w:r>
        <w:r w:rsidR="002A25F2" w:rsidRPr="002A25F2">
          <w:rPr>
            <w:b w:val="0"/>
            <w:noProof/>
            <w:webHidden/>
          </w:rPr>
          <w:instrText xml:space="preserve"> PAGEREF _Toc262156404 \h </w:instrText>
        </w:r>
        <w:r w:rsidRPr="002A25F2">
          <w:rPr>
            <w:b w:val="0"/>
            <w:noProof/>
            <w:webHidden/>
          </w:rPr>
        </w:r>
        <w:r w:rsidRPr="002A25F2">
          <w:rPr>
            <w:b w:val="0"/>
            <w:noProof/>
            <w:webHidden/>
          </w:rPr>
          <w:fldChar w:fldCharType="separate"/>
        </w:r>
        <w:r w:rsidR="002A25F2" w:rsidRPr="002A25F2">
          <w:rPr>
            <w:b w:val="0"/>
            <w:noProof/>
            <w:webHidden/>
          </w:rPr>
          <w:t>72</w:t>
        </w:r>
        <w:r w:rsidRPr="002A25F2">
          <w:rPr>
            <w:b w:val="0"/>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405" w:history="1">
        <w:r w:rsidR="002A25F2" w:rsidRPr="002A25F2">
          <w:rPr>
            <w:rStyle w:val="Hipervnculo"/>
            <w:noProof/>
            <w:lang w:val="es-ES_tradnl" w:eastAsia="en-US"/>
          </w:rPr>
          <w:t>6.1 Resumen</w:t>
        </w:r>
        <w:r w:rsidR="002A25F2" w:rsidRPr="002A25F2">
          <w:rPr>
            <w:noProof/>
            <w:webHidden/>
          </w:rPr>
          <w:tab/>
        </w:r>
        <w:r w:rsidRPr="002A25F2">
          <w:rPr>
            <w:noProof/>
            <w:webHidden/>
          </w:rPr>
          <w:fldChar w:fldCharType="begin"/>
        </w:r>
        <w:r w:rsidR="002A25F2" w:rsidRPr="002A25F2">
          <w:rPr>
            <w:noProof/>
            <w:webHidden/>
          </w:rPr>
          <w:instrText xml:space="preserve"> PAGEREF _Toc262156405 \h </w:instrText>
        </w:r>
        <w:r w:rsidRPr="002A25F2">
          <w:rPr>
            <w:noProof/>
            <w:webHidden/>
          </w:rPr>
        </w:r>
        <w:r w:rsidRPr="002A25F2">
          <w:rPr>
            <w:noProof/>
            <w:webHidden/>
          </w:rPr>
          <w:fldChar w:fldCharType="separate"/>
        </w:r>
        <w:r w:rsidR="002A25F2" w:rsidRPr="002A25F2">
          <w:rPr>
            <w:noProof/>
            <w:webHidden/>
          </w:rPr>
          <w:t>72</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406" w:history="1">
        <w:r w:rsidR="002A25F2" w:rsidRPr="002A25F2">
          <w:rPr>
            <w:rStyle w:val="Hipervnculo"/>
            <w:noProof/>
            <w:lang w:val="es-ES_tradnl" w:eastAsia="en-US"/>
          </w:rPr>
          <w:t>6.2 Conclusiones del trabajo</w:t>
        </w:r>
        <w:r w:rsidR="002A25F2" w:rsidRPr="002A25F2">
          <w:rPr>
            <w:noProof/>
            <w:webHidden/>
          </w:rPr>
          <w:tab/>
        </w:r>
        <w:r w:rsidRPr="002A25F2">
          <w:rPr>
            <w:noProof/>
            <w:webHidden/>
          </w:rPr>
          <w:fldChar w:fldCharType="begin"/>
        </w:r>
        <w:r w:rsidR="002A25F2" w:rsidRPr="002A25F2">
          <w:rPr>
            <w:noProof/>
            <w:webHidden/>
          </w:rPr>
          <w:instrText xml:space="preserve"> PAGEREF _Toc262156406 \h </w:instrText>
        </w:r>
        <w:r w:rsidRPr="002A25F2">
          <w:rPr>
            <w:noProof/>
            <w:webHidden/>
          </w:rPr>
        </w:r>
        <w:r w:rsidRPr="002A25F2">
          <w:rPr>
            <w:noProof/>
            <w:webHidden/>
          </w:rPr>
          <w:fldChar w:fldCharType="separate"/>
        </w:r>
        <w:r w:rsidR="002A25F2" w:rsidRPr="002A25F2">
          <w:rPr>
            <w:noProof/>
            <w:webHidden/>
          </w:rPr>
          <w:t>72</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407" w:history="1">
        <w:r w:rsidR="002A25F2" w:rsidRPr="002A25F2">
          <w:rPr>
            <w:rStyle w:val="Hipervnculo"/>
            <w:noProof/>
            <w:lang w:val="es-ES_tradnl" w:eastAsia="en-US"/>
          </w:rPr>
          <w:t>6.3 Ventajas del enfoque</w:t>
        </w:r>
        <w:r w:rsidR="002A25F2" w:rsidRPr="002A25F2">
          <w:rPr>
            <w:noProof/>
            <w:webHidden/>
          </w:rPr>
          <w:tab/>
        </w:r>
        <w:r w:rsidRPr="002A25F2">
          <w:rPr>
            <w:noProof/>
            <w:webHidden/>
          </w:rPr>
          <w:fldChar w:fldCharType="begin"/>
        </w:r>
        <w:r w:rsidR="002A25F2" w:rsidRPr="002A25F2">
          <w:rPr>
            <w:noProof/>
            <w:webHidden/>
          </w:rPr>
          <w:instrText xml:space="preserve"> PAGEREF _Toc262156407 \h </w:instrText>
        </w:r>
        <w:r w:rsidRPr="002A25F2">
          <w:rPr>
            <w:noProof/>
            <w:webHidden/>
          </w:rPr>
        </w:r>
        <w:r w:rsidRPr="002A25F2">
          <w:rPr>
            <w:noProof/>
            <w:webHidden/>
          </w:rPr>
          <w:fldChar w:fldCharType="separate"/>
        </w:r>
        <w:r w:rsidR="002A25F2" w:rsidRPr="002A25F2">
          <w:rPr>
            <w:noProof/>
            <w:webHidden/>
          </w:rPr>
          <w:t>73</w:t>
        </w:r>
        <w:r w:rsidRPr="002A25F2">
          <w:rPr>
            <w:noProof/>
            <w:webHidden/>
          </w:rPr>
          <w:fldChar w:fldCharType="end"/>
        </w:r>
      </w:hyperlink>
    </w:p>
    <w:p w:rsidR="002A25F2" w:rsidRPr="002A25F2" w:rsidRDefault="00212B45">
      <w:pPr>
        <w:pStyle w:val="TDC2"/>
        <w:tabs>
          <w:tab w:val="right" w:leader="dot" w:pos="8828"/>
        </w:tabs>
        <w:rPr>
          <w:rFonts w:eastAsiaTheme="minorEastAsia" w:cstheme="minorBidi"/>
          <w:smallCaps w:val="0"/>
          <w:noProof/>
          <w:sz w:val="22"/>
          <w:szCs w:val="22"/>
          <w:lang w:val="es-ES"/>
        </w:rPr>
      </w:pPr>
      <w:hyperlink w:anchor="_Toc262156408" w:history="1">
        <w:r w:rsidR="002A25F2" w:rsidRPr="002A25F2">
          <w:rPr>
            <w:rStyle w:val="Hipervnculo"/>
            <w:noProof/>
            <w:lang w:val="es-ES_tradnl" w:eastAsia="en-US"/>
          </w:rPr>
          <w:t>6.4 Limitaciones</w:t>
        </w:r>
        <w:r w:rsidR="002A25F2" w:rsidRPr="002A25F2">
          <w:rPr>
            <w:noProof/>
            <w:webHidden/>
          </w:rPr>
          <w:tab/>
        </w:r>
        <w:r w:rsidRPr="002A25F2">
          <w:rPr>
            <w:noProof/>
            <w:webHidden/>
          </w:rPr>
          <w:fldChar w:fldCharType="begin"/>
        </w:r>
        <w:r w:rsidR="002A25F2" w:rsidRPr="002A25F2">
          <w:rPr>
            <w:noProof/>
            <w:webHidden/>
          </w:rPr>
          <w:instrText xml:space="preserve"> PAGEREF _Toc262156408 \h </w:instrText>
        </w:r>
        <w:r w:rsidRPr="002A25F2">
          <w:rPr>
            <w:noProof/>
            <w:webHidden/>
          </w:rPr>
        </w:r>
        <w:r w:rsidRPr="002A25F2">
          <w:rPr>
            <w:noProof/>
            <w:webHidden/>
          </w:rPr>
          <w:fldChar w:fldCharType="separate"/>
        </w:r>
        <w:r w:rsidR="002A25F2" w:rsidRPr="002A25F2">
          <w:rPr>
            <w:noProof/>
            <w:webHidden/>
          </w:rPr>
          <w:t>74</w:t>
        </w:r>
        <w:r w:rsidRPr="002A25F2">
          <w:rPr>
            <w:noProof/>
            <w:webHidden/>
          </w:rPr>
          <w:fldChar w:fldCharType="end"/>
        </w:r>
      </w:hyperlink>
    </w:p>
    <w:p w:rsidR="002A25F2" w:rsidRPr="002A25F2" w:rsidRDefault="00212B45">
      <w:pPr>
        <w:pStyle w:val="TDC1"/>
        <w:tabs>
          <w:tab w:val="right" w:leader="dot" w:pos="8828"/>
        </w:tabs>
        <w:rPr>
          <w:rFonts w:eastAsiaTheme="minorEastAsia" w:cstheme="minorBidi"/>
          <w:b w:val="0"/>
          <w:bCs w:val="0"/>
          <w:caps w:val="0"/>
          <w:noProof/>
          <w:sz w:val="22"/>
          <w:szCs w:val="22"/>
          <w:lang w:val="es-ES"/>
        </w:rPr>
      </w:pPr>
      <w:hyperlink w:anchor="_Toc262156409" w:history="1">
        <w:r w:rsidR="002A25F2" w:rsidRPr="002A25F2">
          <w:rPr>
            <w:rStyle w:val="Hipervnculo"/>
            <w:b w:val="0"/>
            <w:noProof/>
            <w:lang w:val="es-ES_tradnl" w:eastAsia="en-US"/>
          </w:rPr>
          <w:t>Referencias</w:t>
        </w:r>
        <w:r w:rsidR="002A25F2" w:rsidRPr="002A25F2">
          <w:rPr>
            <w:b w:val="0"/>
            <w:noProof/>
            <w:webHidden/>
          </w:rPr>
          <w:tab/>
        </w:r>
        <w:r w:rsidRPr="002A25F2">
          <w:rPr>
            <w:b w:val="0"/>
            <w:noProof/>
            <w:webHidden/>
          </w:rPr>
          <w:fldChar w:fldCharType="begin"/>
        </w:r>
        <w:r w:rsidR="002A25F2" w:rsidRPr="002A25F2">
          <w:rPr>
            <w:b w:val="0"/>
            <w:noProof/>
            <w:webHidden/>
          </w:rPr>
          <w:instrText xml:space="preserve"> PAGEREF _Toc262156409 \h </w:instrText>
        </w:r>
        <w:r w:rsidRPr="002A25F2">
          <w:rPr>
            <w:b w:val="0"/>
            <w:noProof/>
            <w:webHidden/>
          </w:rPr>
        </w:r>
        <w:r w:rsidRPr="002A25F2">
          <w:rPr>
            <w:b w:val="0"/>
            <w:noProof/>
            <w:webHidden/>
          </w:rPr>
          <w:fldChar w:fldCharType="separate"/>
        </w:r>
        <w:r w:rsidR="002A25F2" w:rsidRPr="002A25F2">
          <w:rPr>
            <w:b w:val="0"/>
            <w:noProof/>
            <w:webHidden/>
          </w:rPr>
          <w:t>76</w:t>
        </w:r>
        <w:r w:rsidRPr="002A25F2">
          <w:rPr>
            <w:b w:val="0"/>
            <w:noProof/>
            <w:webHidden/>
          </w:rPr>
          <w:fldChar w:fldCharType="end"/>
        </w:r>
      </w:hyperlink>
    </w:p>
    <w:p w:rsidR="00B066E3" w:rsidRPr="00B716DC" w:rsidRDefault="00212B45">
      <w:pPr>
        <w:rPr>
          <w:rFonts w:asciiTheme="minorHAnsi" w:hAnsiTheme="minorHAnsi" w:cstheme="minorHAnsi"/>
          <w:bCs/>
          <w:caps/>
          <w:sz w:val="28"/>
          <w:szCs w:val="28"/>
          <w:lang w:val="es-ES_tradnl"/>
        </w:rPr>
      </w:pPr>
      <w:r w:rsidRPr="002A25F2">
        <w:rPr>
          <w:rFonts w:asciiTheme="minorHAnsi" w:hAnsiTheme="minorHAnsi" w:cstheme="minorHAnsi"/>
          <w:bCs/>
          <w:caps/>
          <w:sz w:val="28"/>
          <w:szCs w:val="28"/>
          <w:lang w:val="es-ES_tradnl"/>
        </w:rPr>
        <w:fldChar w:fldCharType="end"/>
      </w:r>
      <w:r w:rsidR="00B066E3" w:rsidRPr="00B716DC">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2A25F2" w:rsidRDefault="00212B45">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2156410" w:history="1">
        <w:r w:rsidR="002A25F2" w:rsidRPr="008367C4">
          <w:rPr>
            <w:rStyle w:val="Hipervnculo"/>
            <w:noProof/>
          </w:rPr>
          <w:t>Fig. 2.1: Proceso de clasificación. (Adaptado de [8])</w:t>
        </w:r>
        <w:r w:rsidR="002A25F2">
          <w:rPr>
            <w:noProof/>
            <w:webHidden/>
          </w:rPr>
          <w:tab/>
        </w:r>
        <w:r>
          <w:rPr>
            <w:noProof/>
            <w:webHidden/>
          </w:rPr>
          <w:fldChar w:fldCharType="begin"/>
        </w:r>
        <w:r w:rsidR="002A25F2">
          <w:rPr>
            <w:noProof/>
            <w:webHidden/>
          </w:rPr>
          <w:instrText xml:space="preserve"> PAGEREF _Toc262156410 \h </w:instrText>
        </w:r>
        <w:r>
          <w:rPr>
            <w:noProof/>
            <w:webHidden/>
          </w:rPr>
        </w:r>
        <w:r>
          <w:rPr>
            <w:noProof/>
            <w:webHidden/>
          </w:rPr>
          <w:fldChar w:fldCharType="separate"/>
        </w:r>
        <w:r w:rsidR="002A25F2">
          <w:rPr>
            <w:noProof/>
            <w:webHidden/>
          </w:rPr>
          <w:t>15</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11" w:history="1">
        <w:r w:rsidR="002A25F2" w:rsidRPr="008367C4">
          <w:rPr>
            <w:rStyle w:val="Hipervnculo"/>
            <w:noProof/>
          </w:rPr>
          <w:t>Tabla 2.1: Relación años de experiencia, salario percibido ([14]).</w:t>
        </w:r>
        <w:r w:rsidR="002A25F2">
          <w:rPr>
            <w:noProof/>
            <w:webHidden/>
          </w:rPr>
          <w:tab/>
        </w:r>
        <w:r>
          <w:rPr>
            <w:noProof/>
            <w:webHidden/>
          </w:rPr>
          <w:fldChar w:fldCharType="begin"/>
        </w:r>
        <w:r w:rsidR="002A25F2">
          <w:rPr>
            <w:noProof/>
            <w:webHidden/>
          </w:rPr>
          <w:instrText xml:space="preserve"> PAGEREF _Toc262156411 \h </w:instrText>
        </w:r>
        <w:r>
          <w:rPr>
            <w:noProof/>
            <w:webHidden/>
          </w:rPr>
        </w:r>
        <w:r>
          <w:rPr>
            <w:noProof/>
            <w:webHidden/>
          </w:rPr>
          <w:fldChar w:fldCharType="separate"/>
        </w:r>
        <w:r w:rsidR="002A25F2">
          <w:rPr>
            <w:noProof/>
            <w:webHidden/>
          </w:rPr>
          <w:t>17</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12" w:history="1">
        <w:r w:rsidR="002A25F2" w:rsidRPr="008367C4">
          <w:rPr>
            <w:rStyle w:val="Hipervnculo"/>
            <w:noProof/>
          </w:rPr>
          <w:t>Fig. 2.2: Gráfico de los datos de la tabla 2.1 junto con la recta de regresión calculada utilizando el método de regresión lineal simple</w:t>
        </w:r>
        <w:r w:rsidR="002A25F2">
          <w:rPr>
            <w:noProof/>
            <w:webHidden/>
          </w:rPr>
          <w:tab/>
        </w:r>
        <w:r>
          <w:rPr>
            <w:noProof/>
            <w:webHidden/>
          </w:rPr>
          <w:fldChar w:fldCharType="begin"/>
        </w:r>
        <w:r w:rsidR="002A25F2">
          <w:rPr>
            <w:noProof/>
            <w:webHidden/>
          </w:rPr>
          <w:instrText xml:space="preserve"> PAGEREF _Toc262156412 \h </w:instrText>
        </w:r>
        <w:r>
          <w:rPr>
            <w:noProof/>
            <w:webHidden/>
          </w:rPr>
        </w:r>
        <w:r>
          <w:rPr>
            <w:noProof/>
            <w:webHidden/>
          </w:rPr>
          <w:fldChar w:fldCharType="separate"/>
        </w:r>
        <w:r w:rsidR="002A25F2">
          <w:rPr>
            <w:noProof/>
            <w:webHidden/>
          </w:rPr>
          <w:t>17</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13" w:history="1">
        <w:r w:rsidR="002A25F2" w:rsidRPr="008367C4">
          <w:rPr>
            <w:rStyle w:val="Hipervnculo"/>
            <w:noProof/>
          </w:rPr>
          <w:t>Fig. 2.3: Modelo de una neurona artificial.</w:t>
        </w:r>
        <w:r w:rsidR="002A25F2">
          <w:rPr>
            <w:noProof/>
            <w:webHidden/>
          </w:rPr>
          <w:tab/>
        </w:r>
        <w:r>
          <w:rPr>
            <w:noProof/>
            <w:webHidden/>
          </w:rPr>
          <w:fldChar w:fldCharType="begin"/>
        </w:r>
        <w:r w:rsidR="002A25F2">
          <w:rPr>
            <w:noProof/>
            <w:webHidden/>
          </w:rPr>
          <w:instrText xml:space="preserve"> PAGEREF _Toc262156413 \h </w:instrText>
        </w:r>
        <w:r>
          <w:rPr>
            <w:noProof/>
            <w:webHidden/>
          </w:rPr>
        </w:r>
        <w:r>
          <w:rPr>
            <w:noProof/>
            <w:webHidden/>
          </w:rPr>
          <w:fldChar w:fldCharType="separate"/>
        </w:r>
        <w:r w:rsidR="002A25F2">
          <w:rPr>
            <w:noProof/>
            <w:webHidden/>
          </w:rPr>
          <w:t>19</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14" w:history="1">
        <w:r w:rsidR="002A25F2" w:rsidRPr="008367C4">
          <w:rPr>
            <w:rStyle w:val="Hipervnculo"/>
            <w:noProof/>
          </w:rPr>
          <w:t>Fig. 2.4: Arquitectura de red neuronal Multilayer Feedforward.</w:t>
        </w:r>
        <w:r w:rsidR="002A25F2">
          <w:rPr>
            <w:noProof/>
            <w:webHidden/>
          </w:rPr>
          <w:tab/>
        </w:r>
        <w:r>
          <w:rPr>
            <w:noProof/>
            <w:webHidden/>
          </w:rPr>
          <w:fldChar w:fldCharType="begin"/>
        </w:r>
        <w:r w:rsidR="002A25F2">
          <w:rPr>
            <w:noProof/>
            <w:webHidden/>
          </w:rPr>
          <w:instrText xml:space="preserve"> PAGEREF _Toc262156414 \h </w:instrText>
        </w:r>
        <w:r>
          <w:rPr>
            <w:noProof/>
            <w:webHidden/>
          </w:rPr>
        </w:r>
        <w:r>
          <w:rPr>
            <w:noProof/>
            <w:webHidden/>
          </w:rPr>
          <w:fldChar w:fldCharType="separate"/>
        </w:r>
        <w:r w:rsidR="002A25F2">
          <w:rPr>
            <w:noProof/>
            <w:webHidden/>
          </w:rPr>
          <w:t>19</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15" w:history="1">
        <w:r w:rsidR="002A25F2" w:rsidRPr="008367C4">
          <w:rPr>
            <w:rStyle w:val="Hipervnculo"/>
            <w:noProof/>
          </w:rPr>
          <w:t>Fig. 2.5: Árbol modelo ([1]).</w:t>
        </w:r>
        <w:r w:rsidR="002A25F2">
          <w:rPr>
            <w:noProof/>
            <w:webHidden/>
          </w:rPr>
          <w:tab/>
        </w:r>
        <w:r>
          <w:rPr>
            <w:noProof/>
            <w:webHidden/>
          </w:rPr>
          <w:fldChar w:fldCharType="begin"/>
        </w:r>
        <w:r w:rsidR="002A25F2">
          <w:rPr>
            <w:noProof/>
            <w:webHidden/>
          </w:rPr>
          <w:instrText xml:space="preserve"> PAGEREF _Toc262156415 \h </w:instrText>
        </w:r>
        <w:r>
          <w:rPr>
            <w:noProof/>
            <w:webHidden/>
          </w:rPr>
        </w:r>
        <w:r>
          <w:rPr>
            <w:noProof/>
            <w:webHidden/>
          </w:rPr>
          <w:fldChar w:fldCharType="separate"/>
        </w:r>
        <w:r w:rsidR="002A25F2">
          <w:rPr>
            <w:noProof/>
            <w:webHidden/>
          </w:rPr>
          <w:t>23</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16" w:history="1">
        <w:r w:rsidR="002A25F2" w:rsidRPr="008367C4">
          <w:rPr>
            <w:rStyle w:val="Hipervnculo"/>
            <w:noProof/>
          </w:rPr>
          <w:t xml:space="preserve">Fig. 2.6: Regresión con soporte de vectores: (a) ɛ </w:t>
        </w:r>
        <w:r w:rsidR="002A25F2" w:rsidRPr="008367C4">
          <w:rPr>
            <w:rStyle w:val="Hipervnculo"/>
            <w:rFonts w:eastAsia="SymbolBS"/>
            <w:noProof/>
          </w:rPr>
          <w:t xml:space="preserve">= </w:t>
        </w:r>
        <w:r w:rsidR="002A25F2" w:rsidRPr="008367C4">
          <w:rPr>
            <w:rStyle w:val="Hipervnculo"/>
            <w:noProof/>
          </w:rPr>
          <w:t xml:space="preserve">1, (b) ɛ </w:t>
        </w:r>
        <w:r w:rsidR="002A25F2" w:rsidRPr="008367C4">
          <w:rPr>
            <w:rStyle w:val="Hipervnculo"/>
            <w:rFonts w:eastAsia="SymbolBS"/>
            <w:noProof/>
          </w:rPr>
          <w:t xml:space="preserve">= </w:t>
        </w:r>
        <w:r w:rsidR="002A25F2" w:rsidRPr="008367C4">
          <w:rPr>
            <w:rStyle w:val="Hipervnculo"/>
            <w:noProof/>
          </w:rPr>
          <w:t xml:space="preserve">2, y (c) ɛ </w:t>
        </w:r>
        <w:r w:rsidR="002A25F2" w:rsidRPr="008367C4">
          <w:rPr>
            <w:rStyle w:val="Hipervnculo"/>
            <w:rFonts w:eastAsia="SymbolBS"/>
            <w:noProof/>
          </w:rPr>
          <w:t xml:space="preserve">= </w:t>
        </w:r>
        <w:r w:rsidR="002A25F2" w:rsidRPr="008367C4">
          <w:rPr>
            <w:rStyle w:val="Hipervnculo"/>
            <w:noProof/>
          </w:rPr>
          <w:t>0.5</w:t>
        </w:r>
        <w:r w:rsidR="002A25F2">
          <w:rPr>
            <w:noProof/>
            <w:webHidden/>
          </w:rPr>
          <w:tab/>
        </w:r>
        <w:r>
          <w:rPr>
            <w:noProof/>
            <w:webHidden/>
          </w:rPr>
          <w:fldChar w:fldCharType="begin"/>
        </w:r>
        <w:r w:rsidR="002A25F2">
          <w:rPr>
            <w:noProof/>
            <w:webHidden/>
          </w:rPr>
          <w:instrText xml:space="preserve"> PAGEREF _Toc262156416 \h </w:instrText>
        </w:r>
        <w:r>
          <w:rPr>
            <w:noProof/>
            <w:webHidden/>
          </w:rPr>
        </w:r>
        <w:r>
          <w:rPr>
            <w:noProof/>
            <w:webHidden/>
          </w:rPr>
          <w:fldChar w:fldCharType="separate"/>
        </w:r>
        <w:r w:rsidR="002A25F2">
          <w:rPr>
            <w:noProof/>
            <w:webHidden/>
          </w:rPr>
          <w:t>25</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17" w:history="1">
        <w:r w:rsidR="002A25F2" w:rsidRPr="008367C4">
          <w:rPr>
            <w:rStyle w:val="Hipervnculo"/>
            <w:noProof/>
            <w:lang w:val="es-ES_tradnl"/>
          </w:rPr>
          <w:t>Fig. 2.7: Puntos de pronóstico del modelo de alta mar.</w:t>
        </w:r>
        <w:r w:rsidR="002A25F2">
          <w:rPr>
            <w:noProof/>
            <w:webHidden/>
          </w:rPr>
          <w:tab/>
        </w:r>
        <w:r>
          <w:rPr>
            <w:noProof/>
            <w:webHidden/>
          </w:rPr>
          <w:fldChar w:fldCharType="begin"/>
        </w:r>
        <w:r w:rsidR="002A25F2">
          <w:rPr>
            <w:noProof/>
            <w:webHidden/>
          </w:rPr>
          <w:instrText xml:space="preserve"> PAGEREF _Toc262156417 \h </w:instrText>
        </w:r>
        <w:r>
          <w:rPr>
            <w:noProof/>
            <w:webHidden/>
          </w:rPr>
        </w:r>
        <w:r>
          <w:rPr>
            <w:noProof/>
            <w:webHidden/>
          </w:rPr>
          <w:fldChar w:fldCharType="separate"/>
        </w:r>
        <w:r w:rsidR="002A25F2">
          <w:rPr>
            <w:noProof/>
            <w:webHidden/>
          </w:rPr>
          <w:t>27</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18" w:history="1">
        <w:r w:rsidR="002A25F2" w:rsidRPr="008367C4">
          <w:rPr>
            <w:rStyle w:val="Hipervnculo"/>
            <w:noProof/>
          </w:rPr>
          <w:t>Tabla 2.2: Modelos de regresión utilizados en trabajos relacionados a la predicción de la altura de ola.</w:t>
        </w:r>
        <w:r w:rsidR="002A25F2">
          <w:rPr>
            <w:noProof/>
            <w:webHidden/>
          </w:rPr>
          <w:tab/>
        </w:r>
        <w:r>
          <w:rPr>
            <w:noProof/>
            <w:webHidden/>
          </w:rPr>
          <w:fldChar w:fldCharType="begin"/>
        </w:r>
        <w:r w:rsidR="002A25F2">
          <w:rPr>
            <w:noProof/>
            <w:webHidden/>
          </w:rPr>
          <w:instrText xml:space="preserve"> PAGEREF _Toc262156418 \h </w:instrText>
        </w:r>
        <w:r>
          <w:rPr>
            <w:noProof/>
            <w:webHidden/>
          </w:rPr>
        </w:r>
        <w:r>
          <w:rPr>
            <w:noProof/>
            <w:webHidden/>
          </w:rPr>
          <w:fldChar w:fldCharType="separate"/>
        </w:r>
        <w:r w:rsidR="002A25F2">
          <w:rPr>
            <w:noProof/>
            <w:webHidden/>
          </w:rPr>
          <w:t>28</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19" w:history="1">
        <w:r w:rsidR="002A25F2" w:rsidRPr="008367C4">
          <w:rPr>
            <w:rStyle w:val="Hipervnculo"/>
            <w:noProof/>
          </w:rPr>
          <w:t>Fig. 3.1: Partes de la ola.</w:t>
        </w:r>
        <w:r w:rsidR="002A25F2">
          <w:rPr>
            <w:noProof/>
            <w:webHidden/>
          </w:rPr>
          <w:tab/>
        </w:r>
        <w:r>
          <w:rPr>
            <w:noProof/>
            <w:webHidden/>
          </w:rPr>
          <w:fldChar w:fldCharType="begin"/>
        </w:r>
        <w:r w:rsidR="002A25F2">
          <w:rPr>
            <w:noProof/>
            <w:webHidden/>
          </w:rPr>
          <w:instrText xml:space="preserve"> PAGEREF _Toc262156419 \h </w:instrText>
        </w:r>
        <w:r>
          <w:rPr>
            <w:noProof/>
            <w:webHidden/>
          </w:rPr>
        </w:r>
        <w:r>
          <w:rPr>
            <w:noProof/>
            <w:webHidden/>
          </w:rPr>
          <w:fldChar w:fldCharType="separate"/>
        </w:r>
        <w:r w:rsidR="002A25F2">
          <w:rPr>
            <w:noProof/>
            <w:webHidden/>
          </w:rPr>
          <w:t>29</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20" w:history="1">
        <w:r w:rsidR="002A25F2" w:rsidRPr="008367C4">
          <w:rPr>
            <w:rStyle w:val="Hipervnculo"/>
            <w:noProof/>
          </w:rPr>
          <w:t>Fig. 3.2: Grafico polar del espectro de olas ([36]).</w:t>
        </w:r>
        <w:r w:rsidR="002A25F2">
          <w:rPr>
            <w:noProof/>
            <w:webHidden/>
          </w:rPr>
          <w:tab/>
        </w:r>
        <w:r>
          <w:rPr>
            <w:noProof/>
            <w:webHidden/>
          </w:rPr>
          <w:fldChar w:fldCharType="begin"/>
        </w:r>
        <w:r w:rsidR="002A25F2">
          <w:rPr>
            <w:noProof/>
            <w:webHidden/>
          </w:rPr>
          <w:instrText xml:space="preserve"> PAGEREF _Toc262156420 \h </w:instrText>
        </w:r>
        <w:r>
          <w:rPr>
            <w:noProof/>
            <w:webHidden/>
          </w:rPr>
        </w:r>
        <w:r>
          <w:rPr>
            <w:noProof/>
            <w:webHidden/>
          </w:rPr>
          <w:fldChar w:fldCharType="separate"/>
        </w:r>
        <w:r w:rsidR="002A25F2">
          <w:rPr>
            <w:noProof/>
            <w:webHidden/>
          </w:rPr>
          <w:t>30</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21" w:history="1">
        <w:r w:rsidR="002A25F2" w:rsidRPr="008367C4">
          <w:rPr>
            <w:rStyle w:val="Hipervnculo"/>
            <w:noProof/>
          </w:rPr>
          <w:t>Fig. 3.3: Lugares de la isla de Oahu, Hawái con reportes de surf disponibles en la base de datos Goddard-Caldwell.</w:t>
        </w:r>
        <w:r w:rsidR="002A25F2">
          <w:rPr>
            <w:noProof/>
            <w:webHidden/>
          </w:rPr>
          <w:tab/>
        </w:r>
        <w:r>
          <w:rPr>
            <w:noProof/>
            <w:webHidden/>
          </w:rPr>
          <w:fldChar w:fldCharType="begin"/>
        </w:r>
        <w:r w:rsidR="002A25F2">
          <w:rPr>
            <w:noProof/>
            <w:webHidden/>
          </w:rPr>
          <w:instrText xml:space="preserve"> PAGEREF _Toc262156421 \h </w:instrText>
        </w:r>
        <w:r>
          <w:rPr>
            <w:noProof/>
            <w:webHidden/>
          </w:rPr>
        </w:r>
        <w:r>
          <w:rPr>
            <w:noProof/>
            <w:webHidden/>
          </w:rPr>
          <w:fldChar w:fldCharType="separate"/>
        </w:r>
        <w:r w:rsidR="002A25F2">
          <w:rPr>
            <w:noProof/>
            <w:webHidden/>
          </w:rPr>
          <w:t>32</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22" w:history="1">
        <w:r w:rsidR="002A25F2" w:rsidRPr="008367C4">
          <w:rPr>
            <w:rStyle w:val="Hipervnculo"/>
            <w:noProof/>
          </w:rPr>
          <w:t>Fig. 3.4: Mediciones de olas, HSF (Hawaiian Scale Feet) vs base-cresta.</w:t>
        </w:r>
        <w:r w:rsidR="002A25F2">
          <w:rPr>
            <w:noProof/>
            <w:webHidden/>
          </w:rPr>
          <w:tab/>
        </w:r>
        <w:r>
          <w:rPr>
            <w:noProof/>
            <w:webHidden/>
          </w:rPr>
          <w:fldChar w:fldCharType="begin"/>
        </w:r>
        <w:r w:rsidR="002A25F2">
          <w:rPr>
            <w:noProof/>
            <w:webHidden/>
          </w:rPr>
          <w:instrText xml:space="preserve"> PAGEREF _Toc262156422 \h </w:instrText>
        </w:r>
        <w:r>
          <w:rPr>
            <w:noProof/>
            <w:webHidden/>
          </w:rPr>
        </w:r>
        <w:r>
          <w:rPr>
            <w:noProof/>
            <w:webHidden/>
          </w:rPr>
          <w:fldChar w:fldCharType="separate"/>
        </w:r>
        <w:r w:rsidR="002A25F2">
          <w:rPr>
            <w:noProof/>
            <w:webHidden/>
          </w:rPr>
          <w:t>33</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23" w:history="1">
        <w:r w:rsidR="002A25F2" w:rsidRPr="008367C4">
          <w:rPr>
            <w:rStyle w:val="Hipervnculo"/>
            <w:noProof/>
          </w:rPr>
          <w:t>Fig. 3.5: Transformación de HSF a Base-cresta tomando como referencia la altura del surfista.</w:t>
        </w:r>
        <w:r w:rsidR="002A25F2">
          <w:rPr>
            <w:noProof/>
            <w:webHidden/>
          </w:rPr>
          <w:tab/>
        </w:r>
        <w:r>
          <w:rPr>
            <w:noProof/>
            <w:webHidden/>
          </w:rPr>
          <w:fldChar w:fldCharType="begin"/>
        </w:r>
        <w:r w:rsidR="002A25F2">
          <w:rPr>
            <w:noProof/>
            <w:webHidden/>
          </w:rPr>
          <w:instrText xml:space="preserve"> PAGEREF _Toc262156423 \h </w:instrText>
        </w:r>
        <w:r>
          <w:rPr>
            <w:noProof/>
            <w:webHidden/>
          </w:rPr>
        </w:r>
        <w:r>
          <w:rPr>
            <w:noProof/>
            <w:webHidden/>
          </w:rPr>
          <w:fldChar w:fldCharType="separate"/>
        </w:r>
        <w:r w:rsidR="002A25F2">
          <w:rPr>
            <w:noProof/>
            <w:webHidden/>
          </w:rPr>
          <w:t>33</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24" w:history="1">
        <w:r w:rsidR="002A25F2" w:rsidRPr="008367C4">
          <w:rPr>
            <w:rStyle w:val="Hipervnculo"/>
            <w:noProof/>
          </w:rPr>
          <w:t>Fig. 3.6: Vista general de las entradas y salidas de un modelo de olas genérico ([36]).</w:t>
        </w:r>
        <w:r w:rsidR="002A25F2">
          <w:rPr>
            <w:noProof/>
            <w:webHidden/>
          </w:rPr>
          <w:tab/>
        </w:r>
        <w:r>
          <w:rPr>
            <w:noProof/>
            <w:webHidden/>
          </w:rPr>
          <w:fldChar w:fldCharType="begin"/>
        </w:r>
        <w:r w:rsidR="002A25F2">
          <w:rPr>
            <w:noProof/>
            <w:webHidden/>
          </w:rPr>
          <w:instrText xml:space="preserve"> PAGEREF _Toc262156424 \h </w:instrText>
        </w:r>
        <w:r>
          <w:rPr>
            <w:noProof/>
            <w:webHidden/>
          </w:rPr>
        </w:r>
        <w:r>
          <w:rPr>
            <w:noProof/>
            <w:webHidden/>
          </w:rPr>
          <w:fldChar w:fldCharType="separate"/>
        </w:r>
        <w:r w:rsidR="002A25F2">
          <w:rPr>
            <w:noProof/>
            <w:webHidden/>
          </w:rPr>
          <w:t>34</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25" w:history="1">
        <w:r w:rsidR="002A25F2" w:rsidRPr="008367C4">
          <w:rPr>
            <w:rStyle w:val="Hipervnculo"/>
            <w:noProof/>
          </w:rPr>
          <w:t>Fig. 3.7: Puntos de la grilla global (1⁰ x 1. 25⁰) del sistema NOAA WAVEWATCH III 2.22 alrededor de Oahu, Hawái.</w:t>
        </w:r>
        <w:r w:rsidR="002A25F2">
          <w:rPr>
            <w:noProof/>
            <w:webHidden/>
          </w:rPr>
          <w:tab/>
        </w:r>
        <w:r>
          <w:rPr>
            <w:noProof/>
            <w:webHidden/>
          </w:rPr>
          <w:fldChar w:fldCharType="begin"/>
        </w:r>
        <w:r w:rsidR="002A25F2">
          <w:rPr>
            <w:noProof/>
            <w:webHidden/>
          </w:rPr>
          <w:instrText xml:space="preserve"> PAGEREF _Toc262156425 \h </w:instrText>
        </w:r>
        <w:r>
          <w:rPr>
            <w:noProof/>
            <w:webHidden/>
          </w:rPr>
        </w:r>
        <w:r>
          <w:rPr>
            <w:noProof/>
            <w:webHidden/>
          </w:rPr>
          <w:fldChar w:fldCharType="separate"/>
        </w:r>
        <w:r w:rsidR="002A25F2">
          <w:rPr>
            <w:noProof/>
            <w:webHidden/>
          </w:rPr>
          <w:t>36</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26" w:history="1">
        <w:r w:rsidR="002A25F2" w:rsidRPr="008367C4">
          <w:rPr>
            <w:rStyle w:val="Hipervnculo"/>
            <w:noProof/>
          </w:rPr>
          <w:t>Tabla 3.1: Conjuntos de entrenamiento generados para la ola Sunset.</w:t>
        </w:r>
        <w:r w:rsidR="002A25F2">
          <w:rPr>
            <w:noProof/>
            <w:webHidden/>
          </w:rPr>
          <w:tab/>
        </w:r>
        <w:r>
          <w:rPr>
            <w:noProof/>
            <w:webHidden/>
          </w:rPr>
          <w:fldChar w:fldCharType="begin"/>
        </w:r>
        <w:r w:rsidR="002A25F2">
          <w:rPr>
            <w:noProof/>
            <w:webHidden/>
          </w:rPr>
          <w:instrText xml:space="preserve"> PAGEREF _Toc262156426 \h </w:instrText>
        </w:r>
        <w:r>
          <w:rPr>
            <w:noProof/>
            <w:webHidden/>
          </w:rPr>
        </w:r>
        <w:r>
          <w:rPr>
            <w:noProof/>
            <w:webHidden/>
          </w:rPr>
          <w:fldChar w:fldCharType="separate"/>
        </w:r>
        <w:r w:rsidR="002A25F2">
          <w:rPr>
            <w:noProof/>
            <w:webHidden/>
          </w:rPr>
          <w:t>38</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27" w:history="1">
        <w:r w:rsidR="002A25F2" w:rsidRPr="008367C4">
          <w:rPr>
            <w:rStyle w:val="Hipervnculo"/>
            <w:noProof/>
          </w:rPr>
          <w:t>Tabla 4.1: Algoritmos de aprendizaje de maquina estudiados</w:t>
        </w:r>
        <w:r w:rsidR="002A25F2">
          <w:rPr>
            <w:noProof/>
            <w:webHidden/>
          </w:rPr>
          <w:tab/>
        </w:r>
        <w:r>
          <w:rPr>
            <w:noProof/>
            <w:webHidden/>
          </w:rPr>
          <w:fldChar w:fldCharType="begin"/>
        </w:r>
        <w:r w:rsidR="002A25F2">
          <w:rPr>
            <w:noProof/>
            <w:webHidden/>
          </w:rPr>
          <w:instrText xml:space="preserve"> PAGEREF _Toc262156427 \h </w:instrText>
        </w:r>
        <w:r>
          <w:rPr>
            <w:noProof/>
            <w:webHidden/>
          </w:rPr>
        </w:r>
        <w:r>
          <w:rPr>
            <w:noProof/>
            <w:webHidden/>
          </w:rPr>
          <w:fldChar w:fldCharType="separate"/>
        </w:r>
        <w:r w:rsidR="002A25F2">
          <w:rPr>
            <w:noProof/>
            <w:webHidden/>
          </w:rPr>
          <w:t>39</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28" w:history="1">
        <w:r w:rsidR="002A25F2" w:rsidRPr="008367C4">
          <w:rPr>
            <w:rStyle w:val="Hipervnculo"/>
            <w:noProof/>
          </w:rPr>
          <w:t>Tabla 4.2: Resultados generales de pruebas sobre la ola “Ala Moana”</w:t>
        </w:r>
        <w:r w:rsidR="002A25F2">
          <w:rPr>
            <w:noProof/>
            <w:webHidden/>
          </w:rPr>
          <w:tab/>
        </w:r>
        <w:r>
          <w:rPr>
            <w:noProof/>
            <w:webHidden/>
          </w:rPr>
          <w:fldChar w:fldCharType="begin"/>
        </w:r>
        <w:r w:rsidR="002A25F2">
          <w:rPr>
            <w:noProof/>
            <w:webHidden/>
          </w:rPr>
          <w:instrText xml:space="preserve"> PAGEREF _Toc262156428 \h </w:instrText>
        </w:r>
        <w:r>
          <w:rPr>
            <w:noProof/>
            <w:webHidden/>
          </w:rPr>
        </w:r>
        <w:r>
          <w:rPr>
            <w:noProof/>
            <w:webHidden/>
          </w:rPr>
          <w:fldChar w:fldCharType="separate"/>
        </w:r>
        <w:r w:rsidR="002A25F2">
          <w:rPr>
            <w:noProof/>
            <w:webHidden/>
          </w:rPr>
          <w:t>41</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29" w:history="1">
        <w:r w:rsidR="002A25F2" w:rsidRPr="008367C4">
          <w:rPr>
            <w:rStyle w:val="Hipervnculo"/>
            <w:noProof/>
          </w:rPr>
          <w:t>Tabla 4.3: Resultados generales de pruebas sobre la ola “Diamond Head”</w:t>
        </w:r>
        <w:r w:rsidR="002A25F2">
          <w:rPr>
            <w:noProof/>
            <w:webHidden/>
          </w:rPr>
          <w:tab/>
        </w:r>
        <w:r>
          <w:rPr>
            <w:noProof/>
            <w:webHidden/>
          </w:rPr>
          <w:fldChar w:fldCharType="begin"/>
        </w:r>
        <w:r w:rsidR="002A25F2">
          <w:rPr>
            <w:noProof/>
            <w:webHidden/>
          </w:rPr>
          <w:instrText xml:space="preserve"> PAGEREF _Toc262156429 \h </w:instrText>
        </w:r>
        <w:r>
          <w:rPr>
            <w:noProof/>
            <w:webHidden/>
          </w:rPr>
        </w:r>
        <w:r>
          <w:rPr>
            <w:noProof/>
            <w:webHidden/>
          </w:rPr>
          <w:fldChar w:fldCharType="separate"/>
        </w:r>
        <w:r w:rsidR="002A25F2">
          <w:rPr>
            <w:noProof/>
            <w:webHidden/>
          </w:rPr>
          <w:t>42</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30" w:history="1">
        <w:r w:rsidR="002A25F2" w:rsidRPr="008367C4">
          <w:rPr>
            <w:rStyle w:val="Hipervnculo"/>
            <w:noProof/>
          </w:rPr>
          <w:t>Tabla 4.4: Resultados generales de pruebas sobre la ola “Sunset”</w:t>
        </w:r>
        <w:r w:rsidR="002A25F2">
          <w:rPr>
            <w:noProof/>
            <w:webHidden/>
          </w:rPr>
          <w:tab/>
        </w:r>
        <w:r>
          <w:rPr>
            <w:noProof/>
            <w:webHidden/>
          </w:rPr>
          <w:fldChar w:fldCharType="begin"/>
        </w:r>
        <w:r w:rsidR="002A25F2">
          <w:rPr>
            <w:noProof/>
            <w:webHidden/>
          </w:rPr>
          <w:instrText xml:space="preserve"> PAGEREF _Toc262156430 \h </w:instrText>
        </w:r>
        <w:r>
          <w:rPr>
            <w:noProof/>
            <w:webHidden/>
          </w:rPr>
        </w:r>
        <w:r>
          <w:rPr>
            <w:noProof/>
            <w:webHidden/>
          </w:rPr>
          <w:fldChar w:fldCharType="separate"/>
        </w:r>
        <w:r w:rsidR="002A25F2">
          <w:rPr>
            <w:noProof/>
            <w:webHidden/>
          </w:rPr>
          <w:t>43</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31" w:history="1">
        <w:r w:rsidR="002A25F2" w:rsidRPr="008367C4">
          <w:rPr>
            <w:rStyle w:val="Hipervnculo"/>
            <w:noProof/>
          </w:rPr>
          <w:t>Tabla 4.5: Resultados generales de pruebas sobre la ola “Makapuu”</w:t>
        </w:r>
        <w:r w:rsidR="002A25F2">
          <w:rPr>
            <w:noProof/>
            <w:webHidden/>
          </w:rPr>
          <w:tab/>
        </w:r>
        <w:r>
          <w:rPr>
            <w:noProof/>
            <w:webHidden/>
          </w:rPr>
          <w:fldChar w:fldCharType="begin"/>
        </w:r>
        <w:r w:rsidR="002A25F2">
          <w:rPr>
            <w:noProof/>
            <w:webHidden/>
          </w:rPr>
          <w:instrText xml:space="preserve"> PAGEREF _Toc262156431 \h </w:instrText>
        </w:r>
        <w:r>
          <w:rPr>
            <w:noProof/>
            <w:webHidden/>
          </w:rPr>
        </w:r>
        <w:r>
          <w:rPr>
            <w:noProof/>
            <w:webHidden/>
          </w:rPr>
          <w:fldChar w:fldCharType="separate"/>
        </w:r>
        <w:r w:rsidR="002A25F2">
          <w:rPr>
            <w:noProof/>
            <w:webHidden/>
          </w:rPr>
          <w:t>45</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32" w:history="1">
        <w:r w:rsidR="002A25F2" w:rsidRPr="008367C4">
          <w:rPr>
            <w:rStyle w:val="Hipervnculo"/>
            <w:noProof/>
          </w:rPr>
          <w:t>Tabla 4.6: Resultados generales de pruebas sobre la ola “Makaha”</w:t>
        </w:r>
        <w:r w:rsidR="002A25F2">
          <w:rPr>
            <w:noProof/>
            <w:webHidden/>
          </w:rPr>
          <w:tab/>
        </w:r>
        <w:r>
          <w:rPr>
            <w:noProof/>
            <w:webHidden/>
          </w:rPr>
          <w:fldChar w:fldCharType="begin"/>
        </w:r>
        <w:r w:rsidR="002A25F2">
          <w:rPr>
            <w:noProof/>
            <w:webHidden/>
          </w:rPr>
          <w:instrText xml:space="preserve"> PAGEREF _Toc262156432 \h </w:instrText>
        </w:r>
        <w:r>
          <w:rPr>
            <w:noProof/>
            <w:webHidden/>
          </w:rPr>
        </w:r>
        <w:r>
          <w:rPr>
            <w:noProof/>
            <w:webHidden/>
          </w:rPr>
          <w:fldChar w:fldCharType="separate"/>
        </w:r>
        <w:r w:rsidR="002A25F2">
          <w:rPr>
            <w:noProof/>
            <w:webHidden/>
          </w:rPr>
          <w:t>46</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33" w:history="1">
        <w:r w:rsidR="002A25F2" w:rsidRPr="008367C4">
          <w:rPr>
            <w:rStyle w:val="Hipervnculo"/>
            <w:noProof/>
            <w:lang w:val="es-ES"/>
          </w:rPr>
          <w:t>Fig. 4.1: Localización Sunset, Oahu, Hawái.</w:t>
        </w:r>
        <w:r w:rsidR="002A25F2">
          <w:rPr>
            <w:noProof/>
            <w:webHidden/>
          </w:rPr>
          <w:tab/>
        </w:r>
        <w:r>
          <w:rPr>
            <w:noProof/>
            <w:webHidden/>
          </w:rPr>
          <w:fldChar w:fldCharType="begin"/>
        </w:r>
        <w:r w:rsidR="002A25F2">
          <w:rPr>
            <w:noProof/>
            <w:webHidden/>
          </w:rPr>
          <w:instrText xml:space="preserve"> PAGEREF _Toc262156433 \h </w:instrText>
        </w:r>
        <w:r>
          <w:rPr>
            <w:noProof/>
            <w:webHidden/>
          </w:rPr>
        </w:r>
        <w:r>
          <w:rPr>
            <w:noProof/>
            <w:webHidden/>
          </w:rPr>
          <w:fldChar w:fldCharType="separate"/>
        </w:r>
        <w:r w:rsidR="002A25F2">
          <w:rPr>
            <w:noProof/>
            <w:webHidden/>
          </w:rPr>
          <w:t>47</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34" w:history="1">
        <w:r w:rsidR="002A25F2" w:rsidRPr="008367C4">
          <w:rPr>
            <w:rStyle w:val="Hipervnculo"/>
            <w:noProof/>
            <w:lang w:val="es-ES"/>
          </w:rPr>
          <w:t>Tabla 4.7: Correlación en Sunset.</w:t>
        </w:r>
        <w:r w:rsidR="002A25F2">
          <w:rPr>
            <w:noProof/>
            <w:webHidden/>
          </w:rPr>
          <w:tab/>
        </w:r>
        <w:r>
          <w:rPr>
            <w:noProof/>
            <w:webHidden/>
          </w:rPr>
          <w:fldChar w:fldCharType="begin"/>
        </w:r>
        <w:r w:rsidR="002A25F2">
          <w:rPr>
            <w:noProof/>
            <w:webHidden/>
          </w:rPr>
          <w:instrText xml:space="preserve"> PAGEREF _Toc262156434 \h </w:instrText>
        </w:r>
        <w:r>
          <w:rPr>
            <w:noProof/>
            <w:webHidden/>
          </w:rPr>
        </w:r>
        <w:r>
          <w:rPr>
            <w:noProof/>
            <w:webHidden/>
          </w:rPr>
          <w:fldChar w:fldCharType="separate"/>
        </w:r>
        <w:r w:rsidR="002A25F2">
          <w:rPr>
            <w:noProof/>
            <w:webHidden/>
          </w:rPr>
          <w:t>47</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35" w:history="1">
        <w:r w:rsidR="002A25F2" w:rsidRPr="008367C4">
          <w:rPr>
            <w:rStyle w:val="Hipervnculo"/>
            <w:noProof/>
            <w:lang w:val="es-ES"/>
          </w:rPr>
          <w:t>Tabla 4.8: MAE en Sunset.</w:t>
        </w:r>
        <w:r w:rsidR="002A25F2">
          <w:rPr>
            <w:noProof/>
            <w:webHidden/>
          </w:rPr>
          <w:tab/>
        </w:r>
        <w:r>
          <w:rPr>
            <w:noProof/>
            <w:webHidden/>
          </w:rPr>
          <w:fldChar w:fldCharType="begin"/>
        </w:r>
        <w:r w:rsidR="002A25F2">
          <w:rPr>
            <w:noProof/>
            <w:webHidden/>
          </w:rPr>
          <w:instrText xml:space="preserve"> PAGEREF _Toc262156435 \h </w:instrText>
        </w:r>
        <w:r>
          <w:rPr>
            <w:noProof/>
            <w:webHidden/>
          </w:rPr>
        </w:r>
        <w:r>
          <w:rPr>
            <w:noProof/>
            <w:webHidden/>
          </w:rPr>
          <w:fldChar w:fldCharType="separate"/>
        </w:r>
        <w:r w:rsidR="002A25F2">
          <w:rPr>
            <w:noProof/>
            <w:webHidden/>
          </w:rPr>
          <w:t>48</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36" w:history="1">
        <w:r w:rsidR="002A25F2" w:rsidRPr="008367C4">
          <w:rPr>
            <w:rStyle w:val="Hipervnculo"/>
            <w:noProof/>
            <w:lang w:val="es-ES"/>
          </w:rPr>
          <w:t>Fig. 4.2: Altura de ola predicha en Sunset por WAVEWATCH III en contraste con las observaciones visuales en la costa.</w:t>
        </w:r>
        <w:r w:rsidR="002A25F2">
          <w:rPr>
            <w:noProof/>
            <w:webHidden/>
          </w:rPr>
          <w:tab/>
        </w:r>
        <w:r>
          <w:rPr>
            <w:noProof/>
            <w:webHidden/>
          </w:rPr>
          <w:fldChar w:fldCharType="begin"/>
        </w:r>
        <w:r w:rsidR="002A25F2">
          <w:rPr>
            <w:noProof/>
            <w:webHidden/>
          </w:rPr>
          <w:instrText xml:space="preserve"> PAGEREF _Toc262156436 \h </w:instrText>
        </w:r>
        <w:r>
          <w:rPr>
            <w:noProof/>
            <w:webHidden/>
          </w:rPr>
        </w:r>
        <w:r>
          <w:rPr>
            <w:noProof/>
            <w:webHidden/>
          </w:rPr>
          <w:fldChar w:fldCharType="separate"/>
        </w:r>
        <w:r w:rsidR="002A25F2">
          <w:rPr>
            <w:noProof/>
            <w:webHidden/>
          </w:rPr>
          <w:t>49</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37" w:history="1">
        <w:r w:rsidR="002A25F2" w:rsidRPr="008367C4">
          <w:rPr>
            <w:rStyle w:val="Hipervnculo"/>
            <w:noProof/>
            <w:lang w:val="es-ES"/>
          </w:rPr>
          <w:t>Fig. 4.3: Altura de la ola predicha en Sunset por SVM en contraste con las observaciones visuales en la costa.</w:t>
        </w:r>
        <w:r w:rsidR="002A25F2">
          <w:rPr>
            <w:noProof/>
            <w:webHidden/>
          </w:rPr>
          <w:tab/>
        </w:r>
        <w:r>
          <w:rPr>
            <w:noProof/>
            <w:webHidden/>
          </w:rPr>
          <w:fldChar w:fldCharType="begin"/>
        </w:r>
        <w:r w:rsidR="002A25F2">
          <w:rPr>
            <w:noProof/>
            <w:webHidden/>
          </w:rPr>
          <w:instrText xml:space="preserve"> PAGEREF _Toc262156437 \h </w:instrText>
        </w:r>
        <w:r>
          <w:rPr>
            <w:noProof/>
            <w:webHidden/>
          </w:rPr>
        </w:r>
        <w:r>
          <w:rPr>
            <w:noProof/>
            <w:webHidden/>
          </w:rPr>
          <w:fldChar w:fldCharType="separate"/>
        </w:r>
        <w:r w:rsidR="002A25F2">
          <w:rPr>
            <w:noProof/>
            <w:webHidden/>
          </w:rPr>
          <w:t>49</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38" w:history="1">
        <w:r w:rsidR="002A25F2" w:rsidRPr="008367C4">
          <w:rPr>
            <w:rStyle w:val="Hipervnculo"/>
            <w:noProof/>
            <w:lang w:val="es-ES"/>
          </w:rPr>
          <w:t>Fig. 4.4: Grafico de dispersión (en base a la altura de las olas) en Sunset entre las predicciones de WAVEWATCH III y las observaciones costeras.</w:t>
        </w:r>
        <w:r w:rsidR="002A25F2">
          <w:rPr>
            <w:noProof/>
            <w:webHidden/>
          </w:rPr>
          <w:tab/>
        </w:r>
        <w:r>
          <w:rPr>
            <w:noProof/>
            <w:webHidden/>
          </w:rPr>
          <w:fldChar w:fldCharType="begin"/>
        </w:r>
        <w:r w:rsidR="002A25F2">
          <w:rPr>
            <w:noProof/>
            <w:webHidden/>
          </w:rPr>
          <w:instrText xml:space="preserve"> PAGEREF _Toc262156438 \h </w:instrText>
        </w:r>
        <w:r>
          <w:rPr>
            <w:noProof/>
            <w:webHidden/>
          </w:rPr>
        </w:r>
        <w:r>
          <w:rPr>
            <w:noProof/>
            <w:webHidden/>
          </w:rPr>
          <w:fldChar w:fldCharType="separate"/>
        </w:r>
        <w:r w:rsidR="002A25F2">
          <w:rPr>
            <w:noProof/>
            <w:webHidden/>
          </w:rPr>
          <w:t>50</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39" w:history="1">
        <w:r w:rsidR="002A25F2" w:rsidRPr="008367C4">
          <w:rPr>
            <w:rStyle w:val="Hipervnculo"/>
            <w:noProof/>
            <w:lang w:val="es-ES"/>
          </w:rPr>
          <w:t>Fig. 4.5: Grafico de dispersión (en base a la altura de las olas) en Sunset entre las predicciones de SVM y las observaciones costeras.</w:t>
        </w:r>
        <w:r w:rsidR="002A25F2">
          <w:rPr>
            <w:noProof/>
            <w:webHidden/>
          </w:rPr>
          <w:tab/>
        </w:r>
        <w:r>
          <w:rPr>
            <w:noProof/>
            <w:webHidden/>
          </w:rPr>
          <w:fldChar w:fldCharType="begin"/>
        </w:r>
        <w:r w:rsidR="002A25F2">
          <w:rPr>
            <w:noProof/>
            <w:webHidden/>
          </w:rPr>
          <w:instrText xml:space="preserve"> PAGEREF _Toc262156439 \h </w:instrText>
        </w:r>
        <w:r>
          <w:rPr>
            <w:noProof/>
            <w:webHidden/>
          </w:rPr>
        </w:r>
        <w:r>
          <w:rPr>
            <w:noProof/>
            <w:webHidden/>
          </w:rPr>
          <w:fldChar w:fldCharType="separate"/>
        </w:r>
        <w:r w:rsidR="002A25F2">
          <w:rPr>
            <w:noProof/>
            <w:webHidden/>
          </w:rPr>
          <w:t>50</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40" w:history="1">
        <w:r w:rsidR="002A25F2" w:rsidRPr="008367C4">
          <w:rPr>
            <w:rStyle w:val="Hipervnculo"/>
            <w:noProof/>
            <w:lang w:val="es-ES_tradnl"/>
          </w:rPr>
          <w:t>Fig. 5.1: Panel de localización de olas</w:t>
        </w:r>
        <w:r w:rsidR="002A25F2">
          <w:rPr>
            <w:noProof/>
            <w:webHidden/>
          </w:rPr>
          <w:tab/>
        </w:r>
        <w:r>
          <w:rPr>
            <w:noProof/>
            <w:webHidden/>
          </w:rPr>
          <w:fldChar w:fldCharType="begin"/>
        </w:r>
        <w:r w:rsidR="002A25F2">
          <w:rPr>
            <w:noProof/>
            <w:webHidden/>
          </w:rPr>
          <w:instrText xml:space="preserve"> PAGEREF _Toc262156440 \h </w:instrText>
        </w:r>
        <w:r>
          <w:rPr>
            <w:noProof/>
            <w:webHidden/>
          </w:rPr>
        </w:r>
        <w:r>
          <w:rPr>
            <w:noProof/>
            <w:webHidden/>
          </w:rPr>
          <w:fldChar w:fldCharType="separate"/>
        </w:r>
        <w:r w:rsidR="002A25F2">
          <w:rPr>
            <w:noProof/>
            <w:webHidden/>
          </w:rPr>
          <w:t>55</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41" w:history="1">
        <w:r w:rsidR="002A25F2" w:rsidRPr="008367C4">
          <w:rPr>
            <w:rStyle w:val="Hipervnculo"/>
            <w:noProof/>
            <w:lang w:val="es-ES_tradnl"/>
          </w:rPr>
          <w:t>Fig. 5.2: Información de ola seleccionada</w:t>
        </w:r>
        <w:r w:rsidR="002A25F2">
          <w:rPr>
            <w:noProof/>
            <w:webHidden/>
          </w:rPr>
          <w:tab/>
        </w:r>
        <w:r>
          <w:rPr>
            <w:noProof/>
            <w:webHidden/>
          </w:rPr>
          <w:fldChar w:fldCharType="begin"/>
        </w:r>
        <w:r w:rsidR="002A25F2">
          <w:rPr>
            <w:noProof/>
            <w:webHidden/>
          </w:rPr>
          <w:instrText xml:space="preserve"> PAGEREF _Toc262156441 \h </w:instrText>
        </w:r>
        <w:r>
          <w:rPr>
            <w:noProof/>
            <w:webHidden/>
          </w:rPr>
        </w:r>
        <w:r>
          <w:rPr>
            <w:noProof/>
            <w:webHidden/>
          </w:rPr>
          <w:fldChar w:fldCharType="separate"/>
        </w:r>
        <w:r w:rsidR="002A25F2">
          <w:rPr>
            <w:noProof/>
            <w:webHidden/>
          </w:rPr>
          <w:t>55</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42" w:history="1">
        <w:r w:rsidR="002A25F2" w:rsidRPr="008367C4">
          <w:rPr>
            <w:rStyle w:val="Hipervnculo"/>
            <w:noProof/>
            <w:lang w:val="es-ES_tradnl"/>
          </w:rPr>
          <w:t>Fig. 5.3: Condiciones actuales de la ola seleccionada.</w:t>
        </w:r>
        <w:r w:rsidR="002A25F2">
          <w:rPr>
            <w:noProof/>
            <w:webHidden/>
          </w:rPr>
          <w:tab/>
        </w:r>
        <w:r>
          <w:rPr>
            <w:noProof/>
            <w:webHidden/>
          </w:rPr>
          <w:fldChar w:fldCharType="begin"/>
        </w:r>
        <w:r w:rsidR="002A25F2">
          <w:rPr>
            <w:noProof/>
            <w:webHidden/>
          </w:rPr>
          <w:instrText xml:space="preserve"> PAGEREF _Toc262156442 \h </w:instrText>
        </w:r>
        <w:r>
          <w:rPr>
            <w:noProof/>
            <w:webHidden/>
          </w:rPr>
        </w:r>
        <w:r>
          <w:rPr>
            <w:noProof/>
            <w:webHidden/>
          </w:rPr>
          <w:fldChar w:fldCharType="separate"/>
        </w:r>
        <w:r w:rsidR="002A25F2">
          <w:rPr>
            <w:noProof/>
            <w:webHidden/>
          </w:rPr>
          <w:t>56</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43" w:history="1">
        <w:r w:rsidR="002A25F2" w:rsidRPr="008367C4">
          <w:rPr>
            <w:rStyle w:val="Hipervnculo"/>
            <w:noProof/>
            <w:lang w:val="es-ES_tradnl"/>
          </w:rPr>
          <w:t>Fig. 5.4: Condiciones a partir de las próximas 3 horas de la ola seleccionada.</w:t>
        </w:r>
        <w:r w:rsidR="002A25F2">
          <w:rPr>
            <w:noProof/>
            <w:webHidden/>
          </w:rPr>
          <w:tab/>
        </w:r>
        <w:r>
          <w:rPr>
            <w:noProof/>
            <w:webHidden/>
          </w:rPr>
          <w:fldChar w:fldCharType="begin"/>
        </w:r>
        <w:r w:rsidR="002A25F2">
          <w:rPr>
            <w:noProof/>
            <w:webHidden/>
          </w:rPr>
          <w:instrText xml:space="preserve"> PAGEREF _Toc262156443 \h </w:instrText>
        </w:r>
        <w:r>
          <w:rPr>
            <w:noProof/>
            <w:webHidden/>
          </w:rPr>
        </w:r>
        <w:r>
          <w:rPr>
            <w:noProof/>
            <w:webHidden/>
          </w:rPr>
          <w:fldChar w:fldCharType="separate"/>
        </w:r>
        <w:r w:rsidR="002A25F2">
          <w:rPr>
            <w:noProof/>
            <w:webHidden/>
          </w:rPr>
          <w:t>57</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44" w:history="1">
        <w:r w:rsidR="002A25F2" w:rsidRPr="008367C4">
          <w:rPr>
            <w:rStyle w:val="Hipervnculo"/>
            <w:noProof/>
            <w:lang w:val="es-ES_tradnl"/>
          </w:rPr>
          <w:t>Fig. 5.5: Fragmento de tabla de pronósticos detallados para la ola Pipeline en Oahu – Hawái.</w:t>
        </w:r>
        <w:r w:rsidR="002A25F2">
          <w:rPr>
            <w:noProof/>
            <w:webHidden/>
          </w:rPr>
          <w:tab/>
        </w:r>
        <w:r>
          <w:rPr>
            <w:noProof/>
            <w:webHidden/>
          </w:rPr>
          <w:fldChar w:fldCharType="begin"/>
        </w:r>
        <w:r w:rsidR="002A25F2">
          <w:rPr>
            <w:noProof/>
            <w:webHidden/>
          </w:rPr>
          <w:instrText xml:space="preserve"> PAGEREF _Toc262156444 \h </w:instrText>
        </w:r>
        <w:r>
          <w:rPr>
            <w:noProof/>
            <w:webHidden/>
          </w:rPr>
        </w:r>
        <w:r>
          <w:rPr>
            <w:noProof/>
            <w:webHidden/>
          </w:rPr>
          <w:fldChar w:fldCharType="separate"/>
        </w:r>
        <w:r w:rsidR="002A25F2">
          <w:rPr>
            <w:noProof/>
            <w:webHidden/>
          </w:rPr>
          <w:t>58</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45" w:history="1">
        <w:r w:rsidR="002A25F2" w:rsidRPr="008367C4">
          <w:rPr>
            <w:rStyle w:val="Hipervnculo"/>
            <w:noProof/>
            <w:lang w:val="es-ES_tradnl"/>
          </w:rPr>
          <w:t>Fig. 5.6: Fragmento de tabla de pronósticos detallados minimizada.</w:t>
        </w:r>
        <w:r w:rsidR="002A25F2">
          <w:rPr>
            <w:noProof/>
            <w:webHidden/>
          </w:rPr>
          <w:tab/>
        </w:r>
        <w:r>
          <w:rPr>
            <w:noProof/>
            <w:webHidden/>
          </w:rPr>
          <w:fldChar w:fldCharType="begin"/>
        </w:r>
        <w:r w:rsidR="002A25F2">
          <w:rPr>
            <w:noProof/>
            <w:webHidden/>
          </w:rPr>
          <w:instrText xml:space="preserve"> PAGEREF _Toc262156445 \h </w:instrText>
        </w:r>
        <w:r>
          <w:rPr>
            <w:noProof/>
            <w:webHidden/>
          </w:rPr>
        </w:r>
        <w:r>
          <w:rPr>
            <w:noProof/>
            <w:webHidden/>
          </w:rPr>
          <w:fldChar w:fldCharType="separate"/>
        </w:r>
        <w:r w:rsidR="002A25F2">
          <w:rPr>
            <w:noProof/>
            <w:webHidden/>
          </w:rPr>
          <w:t>59</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46" w:history="1">
        <w:r w:rsidR="002A25F2" w:rsidRPr="008367C4">
          <w:rPr>
            <w:rStyle w:val="Hipervnculo"/>
            <w:noProof/>
            <w:lang w:val="es-ES_tradnl"/>
          </w:rPr>
          <w:t>Fig. 5.7: Vista de pantalla de generación de comparaciones – Usuario no registrado.</w:t>
        </w:r>
        <w:r w:rsidR="002A25F2">
          <w:rPr>
            <w:noProof/>
            <w:webHidden/>
          </w:rPr>
          <w:tab/>
        </w:r>
        <w:r>
          <w:rPr>
            <w:noProof/>
            <w:webHidden/>
          </w:rPr>
          <w:fldChar w:fldCharType="begin"/>
        </w:r>
        <w:r w:rsidR="002A25F2">
          <w:rPr>
            <w:noProof/>
            <w:webHidden/>
          </w:rPr>
          <w:instrText xml:space="preserve"> PAGEREF _Toc262156446 \h </w:instrText>
        </w:r>
        <w:r>
          <w:rPr>
            <w:noProof/>
            <w:webHidden/>
          </w:rPr>
        </w:r>
        <w:r>
          <w:rPr>
            <w:noProof/>
            <w:webHidden/>
          </w:rPr>
          <w:fldChar w:fldCharType="separate"/>
        </w:r>
        <w:r w:rsidR="002A25F2">
          <w:rPr>
            <w:noProof/>
            <w:webHidden/>
          </w:rPr>
          <w:t>60</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47" w:history="1">
        <w:r w:rsidR="002A25F2" w:rsidRPr="008367C4">
          <w:rPr>
            <w:rStyle w:val="Hipervnculo"/>
            <w:noProof/>
            <w:lang w:val="es-ES_tradnl"/>
          </w:rPr>
          <w:t>Fig. 5.8: Menú de localización de olas en pantalla de generación de comparaciones</w:t>
        </w:r>
        <w:r w:rsidR="002A25F2">
          <w:rPr>
            <w:noProof/>
            <w:webHidden/>
          </w:rPr>
          <w:tab/>
        </w:r>
        <w:r>
          <w:rPr>
            <w:noProof/>
            <w:webHidden/>
          </w:rPr>
          <w:fldChar w:fldCharType="begin"/>
        </w:r>
        <w:r w:rsidR="002A25F2">
          <w:rPr>
            <w:noProof/>
            <w:webHidden/>
          </w:rPr>
          <w:instrText xml:space="preserve"> PAGEREF _Toc262156447 \h </w:instrText>
        </w:r>
        <w:r>
          <w:rPr>
            <w:noProof/>
            <w:webHidden/>
          </w:rPr>
        </w:r>
        <w:r>
          <w:rPr>
            <w:noProof/>
            <w:webHidden/>
          </w:rPr>
          <w:fldChar w:fldCharType="separate"/>
        </w:r>
        <w:r w:rsidR="002A25F2">
          <w:rPr>
            <w:noProof/>
            <w:webHidden/>
          </w:rPr>
          <w:t>60</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48" w:history="1">
        <w:r w:rsidR="002A25F2" w:rsidRPr="008367C4">
          <w:rPr>
            <w:rStyle w:val="Hipervnculo"/>
            <w:noProof/>
            <w:lang w:val="es-ES_tradnl"/>
          </w:rPr>
          <w:t>Fig. 5.9: de pantalla de generación de comparaciones – Usuario registrado u Administrador.</w:t>
        </w:r>
        <w:r w:rsidR="002A25F2">
          <w:rPr>
            <w:noProof/>
            <w:webHidden/>
          </w:rPr>
          <w:tab/>
        </w:r>
        <w:r>
          <w:rPr>
            <w:noProof/>
            <w:webHidden/>
          </w:rPr>
          <w:fldChar w:fldCharType="begin"/>
        </w:r>
        <w:r w:rsidR="002A25F2">
          <w:rPr>
            <w:noProof/>
            <w:webHidden/>
          </w:rPr>
          <w:instrText xml:space="preserve"> PAGEREF _Toc262156448 \h </w:instrText>
        </w:r>
        <w:r>
          <w:rPr>
            <w:noProof/>
            <w:webHidden/>
          </w:rPr>
        </w:r>
        <w:r>
          <w:rPr>
            <w:noProof/>
            <w:webHidden/>
          </w:rPr>
          <w:fldChar w:fldCharType="separate"/>
        </w:r>
        <w:r w:rsidR="002A25F2">
          <w:rPr>
            <w:noProof/>
            <w:webHidden/>
          </w:rPr>
          <w:t>61</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49" w:history="1">
        <w:r w:rsidR="002A25F2" w:rsidRPr="008367C4">
          <w:rPr>
            <w:rStyle w:val="Hipervnculo"/>
            <w:noProof/>
            <w:lang w:val="es-ES_tradnl"/>
          </w:rPr>
          <w:t>Fig. 5.10: Guardar comparación.</w:t>
        </w:r>
        <w:r w:rsidR="002A25F2">
          <w:rPr>
            <w:noProof/>
            <w:webHidden/>
          </w:rPr>
          <w:tab/>
        </w:r>
        <w:r>
          <w:rPr>
            <w:noProof/>
            <w:webHidden/>
          </w:rPr>
          <w:fldChar w:fldCharType="begin"/>
        </w:r>
        <w:r w:rsidR="002A25F2">
          <w:rPr>
            <w:noProof/>
            <w:webHidden/>
          </w:rPr>
          <w:instrText xml:space="preserve"> PAGEREF _Toc262156449 \h </w:instrText>
        </w:r>
        <w:r>
          <w:rPr>
            <w:noProof/>
            <w:webHidden/>
          </w:rPr>
        </w:r>
        <w:r>
          <w:rPr>
            <w:noProof/>
            <w:webHidden/>
          </w:rPr>
          <w:fldChar w:fldCharType="separate"/>
        </w:r>
        <w:r w:rsidR="002A25F2">
          <w:rPr>
            <w:noProof/>
            <w:webHidden/>
          </w:rPr>
          <w:t>62</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50" w:history="1">
        <w:r w:rsidR="002A25F2" w:rsidRPr="008367C4">
          <w:rPr>
            <w:rStyle w:val="Hipervnculo"/>
            <w:noProof/>
            <w:lang w:val="es-ES_tradnl"/>
          </w:rPr>
          <w:t>Fig. 5.11: Mensaje de confirmación para sobrescribir una comparación.</w:t>
        </w:r>
        <w:r w:rsidR="002A25F2">
          <w:rPr>
            <w:noProof/>
            <w:webHidden/>
          </w:rPr>
          <w:tab/>
        </w:r>
        <w:r>
          <w:rPr>
            <w:noProof/>
            <w:webHidden/>
          </w:rPr>
          <w:fldChar w:fldCharType="begin"/>
        </w:r>
        <w:r w:rsidR="002A25F2">
          <w:rPr>
            <w:noProof/>
            <w:webHidden/>
          </w:rPr>
          <w:instrText xml:space="preserve"> PAGEREF _Toc262156450 \h </w:instrText>
        </w:r>
        <w:r>
          <w:rPr>
            <w:noProof/>
            <w:webHidden/>
          </w:rPr>
        </w:r>
        <w:r>
          <w:rPr>
            <w:noProof/>
            <w:webHidden/>
          </w:rPr>
          <w:fldChar w:fldCharType="separate"/>
        </w:r>
        <w:r w:rsidR="002A25F2">
          <w:rPr>
            <w:noProof/>
            <w:webHidden/>
          </w:rPr>
          <w:t>62</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51" w:history="1">
        <w:r w:rsidR="002A25F2" w:rsidRPr="008367C4">
          <w:rPr>
            <w:rStyle w:val="Hipervnculo"/>
            <w:noProof/>
            <w:lang w:val="es-ES_tradnl"/>
          </w:rPr>
          <w:t>Fig. 5.12: Mensaje de confirmación para eliminar una comparación.</w:t>
        </w:r>
        <w:r w:rsidR="002A25F2">
          <w:rPr>
            <w:noProof/>
            <w:webHidden/>
          </w:rPr>
          <w:tab/>
        </w:r>
        <w:r>
          <w:rPr>
            <w:noProof/>
            <w:webHidden/>
          </w:rPr>
          <w:fldChar w:fldCharType="begin"/>
        </w:r>
        <w:r w:rsidR="002A25F2">
          <w:rPr>
            <w:noProof/>
            <w:webHidden/>
          </w:rPr>
          <w:instrText xml:space="preserve"> PAGEREF _Toc262156451 \h </w:instrText>
        </w:r>
        <w:r>
          <w:rPr>
            <w:noProof/>
            <w:webHidden/>
          </w:rPr>
        </w:r>
        <w:r>
          <w:rPr>
            <w:noProof/>
            <w:webHidden/>
          </w:rPr>
          <w:fldChar w:fldCharType="separate"/>
        </w:r>
        <w:r w:rsidR="002A25F2">
          <w:rPr>
            <w:noProof/>
            <w:webHidden/>
          </w:rPr>
          <w:t>63</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52" w:history="1">
        <w:r w:rsidR="002A25F2" w:rsidRPr="008367C4">
          <w:rPr>
            <w:rStyle w:val="Hipervnculo"/>
            <w:noProof/>
            <w:lang w:val="es-ES_tradnl"/>
          </w:rPr>
          <w:t>Fig. 5.13: Selección del pronosticador deseado para cada ola.</w:t>
        </w:r>
        <w:r w:rsidR="002A25F2">
          <w:rPr>
            <w:noProof/>
            <w:webHidden/>
          </w:rPr>
          <w:tab/>
        </w:r>
        <w:r>
          <w:rPr>
            <w:noProof/>
            <w:webHidden/>
          </w:rPr>
          <w:fldChar w:fldCharType="begin"/>
        </w:r>
        <w:r w:rsidR="002A25F2">
          <w:rPr>
            <w:noProof/>
            <w:webHidden/>
          </w:rPr>
          <w:instrText xml:space="preserve"> PAGEREF _Toc262156452 \h </w:instrText>
        </w:r>
        <w:r>
          <w:rPr>
            <w:noProof/>
            <w:webHidden/>
          </w:rPr>
        </w:r>
        <w:r>
          <w:rPr>
            <w:noProof/>
            <w:webHidden/>
          </w:rPr>
          <w:fldChar w:fldCharType="separate"/>
        </w:r>
        <w:r w:rsidR="002A25F2">
          <w:rPr>
            <w:noProof/>
            <w:webHidden/>
          </w:rPr>
          <w:t>63</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53" w:history="1">
        <w:r w:rsidR="002A25F2" w:rsidRPr="008367C4">
          <w:rPr>
            <w:rStyle w:val="Hipervnculo"/>
            <w:noProof/>
            <w:lang w:val="es-ES_tradnl"/>
          </w:rPr>
          <w:t>Fig. 5.14: Altura de las olas en las próximas horas.</w:t>
        </w:r>
        <w:r w:rsidR="002A25F2">
          <w:rPr>
            <w:noProof/>
            <w:webHidden/>
          </w:rPr>
          <w:tab/>
        </w:r>
        <w:r>
          <w:rPr>
            <w:noProof/>
            <w:webHidden/>
          </w:rPr>
          <w:fldChar w:fldCharType="begin"/>
        </w:r>
        <w:r w:rsidR="002A25F2">
          <w:rPr>
            <w:noProof/>
            <w:webHidden/>
          </w:rPr>
          <w:instrText xml:space="preserve"> PAGEREF _Toc262156453 \h </w:instrText>
        </w:r>
        <w:r>
          <w:rPr>
            <w:noProof/>
            <w:webHidden/>
          </w:rPr>
        </w:r>
        <w:r>
          <w:rPr>
            <w:noProof/>
            <w:webHidden/>
          </w:rPr>
          <w:fldChar w:fldCharType="separate"/>
        </w:r>
        <w:r w:rsidR="002A25F2">
          <w:rPr>
            <w:noProof/>
            <w:webHidden/>
          </w:rPr>
          <w:t>64</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54" w:history="1">
        <w:r w:rsidR="002A25F2" w:rsidRPr="008367C4">
          <w:rPr>
            <w:rStyle w:val="Hipervnculo"/>
            <w:noProof/>
            <w:lang w:val="es-ES_tradnl"/>
          </w:rPr>
          <w:t>Fig. 5.15: Captura de animación con la altura de cada ola a lo largo de las 180hs de pronóstico. Vista de gráfico de barras.</w:t>
        </w:r>
        <w:r w:rsidR="002A25F2">
          <w:rPr>
            <w:noProof/>
            <w:webHidden/>
          </w:rPr>
          <w:tab/>
        </w:r>
        <w:r>
          <w:rPr>
            <w:noProof/>
            <w:webHidden/>
          </w:rPr>
          <w:fldChar w:fldCharType="begin"/>
        </w:r>
        <w:r w:rsidR="002A25F2">
          <w:rPr>
            <w:noProof/>
            <w:webHidden/>
          </w:rPr>
          <w:instrText xml:space="preserve"> PAGEREF _Toc262156454 \h </w:instrText>
        </w:r>
        <w:r>
          <w:rPr>
            <w:noProof/>
            <w:webHidden/>
          </w:rPr>
        </w:r>
        <w:r>
          <w:rPr>
            <w:noProof/>
            <w:webHidden/>
          </w:rPr>
          <w:fldChar w:fldCharType="separate"/>
        </w:r>
        <w:r w:rsidR="002A25F2">
          <w:rPr>
            <w:noProof/>
            <w:webHidden/>
          </w:rPr>
          <w:t>64</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55" w:history="1">
        <w:r w:rsidR="002A25F2" w:rsidRPr="008367C4">
          <w:rPr>
            <w:rStyle w:val="Hipervnculo"/>
            <w:noProof/>
            <w:lang w:val="es-ES_tradnl"/>
          </w:rPr>
          <w:t>Fig. 5.16: Gráfico con la altura de cada ola a lo largo de las 180hs de pronóstico. Vista de gráfico de líneas.</w:t>
        </w:r>
        <w:r w:rsidR="002A25F2">
          <w:rPr>
            <w:noProof/>
            <w:webHidden/>
          </w:rPr>
          <w:tab/>
        </w:r>
        <w:r>
          <w:rPr>
            <w:noProof/>
            <w:webHidden/>
          </w:rPr>
          <w:fldChar w:fldCharType="begin"/>
        </w:r>
        <w:r w:rsidR="002A25F2">
          <w:rPr>
            <w:noProof/>
            <w:webHidden/>
          </w:rPr>
          <w:instrText xml:space="preserve"> PAGEREF _Toc262156455 \h </w:instrText>
        </w:r>
        <w:r>
          <w:rPr>
            <w:noProof/>
            <w:webHidden/>
          </w:rPr>
        </w:r>
        <w:r>
          <w:rPr>
            <w:noProof/>
            <w:webHidden/>
          </w:rPr>
          <w:fldChar w:fldCharType="separate"/>
        </w:r>
        <w:r w:rsidR="002A25F2">
          <w:rPr>
            <w:noProof/>
            <w:webHidden/>
          </w:rPr>
          <w:t>65</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56" w:history="1">
        <w:r w:rsidR="002A25F2" w:rsidRPr="008367C4">
          <w:rPr>
            <w:rStyle w:val="Hipervnculo"/>
            <w:noProof/>
            <w:lang w:val="es-ES_tradnl"/>
          </w:rPr>
          <w:t>Fig. 5.17: Fragmento de tabla de pronósticos detallado en sección de comparaciones.</w:t>
        </w:r>
        <w:r w:rsidR="002A25F2">
          <w:rPr>
            <w:noProof/>
            <w:webHidden/>
          </w:rPr>
          <w:tab/>
        </w:r>
        <w:r>
          <w:rPr>
            <w:noProof/>
            <w:webHidden/>
          </w:rPr>
          <w:fldChar w:fldCharType="begin"/>
        </w:r>
        <w:r w:rsidR="002A25F2">
          <w:rPr>
            <w:noProof/>
            <w:webHidden/>
          </w:rPr>
          <w:instrText xml:space="preserve"> PAGEREF _Toc262156456 \h </w:instrText>
        </w:r>
        <w:r>
          <w:rPr>
            <w:noProof/>
            <w:webHidden/>
          </w:rPr>
        </w:r>
        <w:r>
          <w:rPr>
            <w:noProof/>
            <w:webHidden/>
          </w:rPr>
          <w:fldChar w:fldCharType="separate"/>
        </w:r>
        <w:r w:rsidR="002A25F2">
          <w:rPr>
            <w:noProof/>
            <w:webHidden/>
          </w:rPr>
          <w:t>65</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57" w:history="1">
        <w:r w:rsidR="002A25F2" w:rsidRPr="008367C4">
          <w:rPr>
            <w:rStyle w:val="Hipervnculo"/>
            <w:noProof/>
            <w:lang w:val="es-ES_tradnl"/>
          </w:rPr>
          <w:t>Fig. 5.18: Nueva ola, información básica</w:t>
        </w:r>
        <w:r w:rsidR="002A25F2">
          <w:rPr>
            <w:noProof/>
            <w:webHidden/>
          </w:rPr>
          <w:tab/>
        </w:r>
        <w:r>
          <w:rPr>
            <w:noProof/>
            <w:webHidden/>
          </w:rPr>
          <w:fldChar w:fldCharType="begin"/>
        </w:r>
        <w:r w:rsidR="002A25F2">
          <w:rPr>
            <w:noProof/>
            <w:webHidden/>
          </w:rPr>
          <w:instrText xml:space="preserve"> PAGEREF _Toc262156457 \h </w:instrText>
        </w:r>
        <w:r>
          <w:rPr>
            <w:noProof/>
            <w:webHidden/>
          </w:rPr>
        </w:r>
        <w:r>
          <w:rPr>
            <w:noProof/>
            <w:webHidden/>
          </w:rPr>
          <w:fldChar w:fldCharType="separate"/>
        </w:r>
        <w:r w:rsidR="002A25F2">
          <w:rPr>
            <w:noProof/>
            <w:webHidden/>
          </w:rPr>
          <w:t>66</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58" w:history="1">
        <w:r w:rsidR="002A25F2" w:rsidRPr="008367C4">
          <w:rPr>
            <w:rStyle w:val="Hipervnculo"/>
            <w:noProof/>
            <w:lang w:val="es-ES_tradnl"/>
          </w:rPr>
          <w:t>Fig. 5.19: Nueva ola, ubicarla en el mapa.</w:t>
        </w:r>
        <w:r w:rsidR="002A25F2">
          <w:rPr>
            <w:noProof/>
            <w:webHidden/>
          </w:rPr>
          <w:tab/>
        </w:r>
        <w:r>
          <w:rPr>
            <w:noProof/>
            <w:webHidden/>
          </w:rPr>
          <w:fldChar w:fldCharType="begin"/>
        </w:r>
        <w:r w:rsidR="002A25F2">
          <w:rPr>
            <w:noProof/>
            <w:webHidden/>
          </w:rPr>
          <w:instrText xml:space="preserve"> PAGEREF _Toc262156458 \h </w:instrText>
        </w:r>
        <w:r>
          <w:rPr>
            <w:noProof/>
            <w:webHidden/>
          </w:rPr>
        </w:r>
        <w:r>
          <w:rPr>
            <w:noProof/>
            <w:webHidden/>
          </w:rPr>
          <w:fldChar w:fldCharType="separate"/>
        </w:r>
        <w:r w:rsidR="002A25F2">
          <w:rPr>
            <w:noProof/>
            <w:webHidden/>
          </w:rPr>
          <w:t>67</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59" w:history="1">
        <w:r w:rsidR="002A25F2" w:rsidRPr="008367C4">
          <w:rPr>
            <w:rStyle w:val="Hipervnculo"/>
            <w:noProof/>
            <w:lang w:val="es-ES_tradnl"/>
          </w:rPr>
          <w:t>Fig. 5.20: Nueva ola, ya ubicada en el mapa.</w:t>
        </w:r>
        <w:r w:rsidR="002A25F2">
          <w:rPr>
            <w:noProof/>
            <w:webHidden/>
          </w:rPr>
          <w:tab/>
        </w:r>
        <w:r>
          <w:rPr>
            <w:noProof/>
            <w:webHidden/>
          </w:rPr>
          <w:fldChar w:fldCharType="begin"/>
        </w:r>
        <w:r w:rsidR="002A25F2">
          <w:rPr>
            <w:noProof/>
            <w:webHidden/>
          </w:rPr>
          <w:instrText xml:space="preserve"> PAGEREF _Toc262156459 \h </w:instrText>
        </w:r>
        <w:r>
          <w:rPr>
            <w:noProof/>
            <w:webHidden/>
          </w:rPr>
        </w:r>
        <w:r>
          <w:rPr>
            <w:noProof/>
            <w:webHidden/>
          </w:rPr>
          <w:fldChar w:fldCharType="separate"/>
        </w:r>
        <w:r w:rsidR="002A25F2">
          <w:rPr>
            <w:noProof/>
            <w:webHidden/>
          </w:rPr>
          <w:t>68</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60" w:history="1">
        <w:r w:rsidR="002A25F2" w:rsidRPr="008367C4">
          <w:rPr>
            <w:rStyle w:val="Hipervnculo"/>
            <w:noProof/>
            <w:lang w:val="es-ES_tradnl"/>
          </w:rPr>
          <w:t>Fig. 5.21: Nueva ola, entrenar un pronosticador</w:t>
        </w:r>
        <w:r w:rsidR="002A25F2">
          <w:rPr>
            <w:noProof/>
            <w:webHidden/>
          </w:rPr>
          <w:tab/>
        </w:r>
        <w:r>
          <w:rPr>
            <w:noProof/>
            <w:webHidden/>
          </w:rPr>
          <w:fldChar w:fldCharType="begin"/>
        </w:r>
        <w:r w:rsidR="002A25F2">
          <w:rPr>
            <w:noProof/>
            <w:webHidden/>
          </w:rPr>
          <w:instrText xml:space="preserve"> PAGEREF _Toc262156460 \h </w:instrText>
        </w:r>
        <w:r>
          <w:rPr>
            <w:noProof/>
            <w:webHidden/>
          </w:rPr>
        </w:r>
        <w:r>
          <w:rPr>
            <w:noProof/>
            <w:webHidden/>
          </w:rPr>
          <w:fldChar w:fldCharType="separate"/>
        </w:r>
        <w:r w:rsidR="002A25F2">
          <w:rPr>
            <w:noProof/>
            <w:webHidden/>
          </w:rPr>
          <w:t>68</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61" w:history="1">
        <w:r w:rsidR="002A25F2" w:rsidRPr="008367C4">
          <w:rPr>
            <w:rStyle w:val="Hipervnculo"/>
            <w:noProof/>
            <w:lang w:val="es-ES_tradnl"/>
          </w:rPr>
          <w:t>Fig. 5.22: Nueva ola, formato del archive de observaciones visuales.</w:t>
        </w:r>
        <w:r w:rsidR="002A25F2">
          <w:rPr>
            <w:noProof/>
            <w:webHidden/>
          </w:rPr>
          <w:tab/>
        </w:r>
        <w:r>
          <w:rPr>
            <w:noProof/>
            <w:webHidden/>
          </w:rPr>
          <w:fldChar w:fldCharType="begin"/>
        </w:r>
        <w:r w:rsidR="002A25F2">
          <w:rPr>
            <w:noProof/>
            <w:webHidden/>
          </w:rPr>
          <w:instrText xml:space="preserve"> PAGEREF _Toc262156461 \h </w:instrText>
        </w:r>
        <w:r>
          <w:rPr>
            <w:noProof/>
            <w:webHidden/>
          </w:rPr>
        </w:r>
        <w:r>
          <w:rPr>
            <w:noProof/>
            <w:webHidden/>
          </w:rPr>
          <w:fldChar w:fldCharType="separate"/>
        </w:r>
        <w:r w:rsidR="002A25F2">
          <w:rPr>
            <w:noProof/>
            <w:webHidden/>
          </w:rPr>
          <w:t>69</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62" w:history="1">
        <w:r w:rsidR="002A25F2" w:rsidRPr="008367C4">
          <w:rPr>
            <w:rStyle w:val="Hipervnculo"/>
            <w:noProof/>
            <w:lang w:val="es-ES_tradnl"/>
          </w:rPr>
          <w:t>Fig. 5.23: Mis olas, tabla de olas pertenecientes al usuario actualmente logueado.</w:t>
        </w:r>
        <w:r w:rsidR="002A25F2">
          <w:rPr>
            <w:noProof/>
            <w:webHidden/>
          </w:rPr>
          <w:tab/>
        </w:r>
        <w:r>
          <w:rPr>
            <w:noProof/>
            <w:webHidden/>
          </w:rPr>
          <w:fldChar w:fldCharType="begin"/>
        </w:r>
        <w:r w:rsidR="002A25F2">
          <w:rPr>
            <w:noProof/>
            <w:webHidden/>
          </w:rPr>
          <w:instrText xml:space="preserve"> PAGEREF _Toc262156462 \h </w:instrText>
        </w:r>
        <w:r>
          <w:rPr>
            <w:noProof/>
            <w:webHidden/>
          </w:rPr>
        </w:r>
        <w:r>
          <w:rPr>
            <w:noProof/>
            <w:webHidden/>
          </w:rPr>
          <w:fldChar w:fldCharType="separate"/>
        </w:r>
        <w:r w:rsidR="002A25F2">
          <w:rPr>
            <w:noProof/>
            <w:webHidden/>
          </w:rPr>
          <w:t>70</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63" w:history="1">
        <w:r w:rsidR="002A25F2" w:rsidRPr="008367C4">
          <w:rPr>
            <w:rStyle w:val="Hipervnculo"/>
            <w:noProof/>
            <w:lang w:val="es-ES_tradnl"/>
          </w:rPr>
          <w:t>Fig. 5.24: Confirmación de eliminación de la ola seleccionada.</w:t>
        </w:r>
        <w:r w:rsidR="002A25F2">
          <w:rPr>
            <w:noProof/>
            <w:webHidden/>
          </w:rPr>
          <w:tab/>
        </w:r>
        <w:r>
          <w:rPr>
            <w:noProof/>
            <w:webHidden/>
          </w:rPr>
          <w:fldChar w:fldCharType="begin"/>
        </w:r>
        <w:r w:rsidR="002A25F2">
          <w:rPr>
            <w:noProof/>
            <w:webHidden/>
          </w:rPr>
          <w:instrText xml:space="preserve"> PAGEREF _Toc262156463 \h </w:instrText>
        </w:r>
        <w:r>
          <w:rPr>
            <w:noProof/>
            <w:webHidden/>
          </w:rPr>
        </w:r>
        <w:r>
          <w:rPr>
            <w:noProof/>
            <w:webHidden/>
          </w:rPr>
          <w:fldChar w:fldCharType="separate"/>
        </w:r>
        <w:r w:rsidR="002A25F2">
          <w:rPr>
            <w:noProof/>
            <w:webHidden/>
          </w:rPr>
          <w:t>70</w:t>
        </w:r>
        <w:r>
          <w:rPr>
            <w:noProof/>
            <w:webHidden/>
          </w:rPr>
          <w:fldChar w:fldCharType="end"/>
        </w:r>
      </w:hyperlink>
    </w:p>
    <w:p w:rsidR="002A25F2" w:rsidRDefault="00212B45">
      <w:pPr>
        <w:pStyle w:val="Tabladeilustraciones"/>
        <w:tabs>
          <w:tab w:val="right" w:leader="dot" w:pos="8828"/>
        </w:tabs>
        <w:rPr>
          <w:rFonts w:eastAsiaTheme="minorEastAsia" w:cstheme="minorBidi"/>
          <w:noProof/>
          <w:szCs w:val="22"/>
          <w:lang w:val="es-ES"/>
        </w:rPr>
      </w:pPr>
      <w:hyperlink w:anchor="_Toc262156464" w:history="1">
        <w:r w:rsidR="002A25F2" w:rsidRPr="008367C4">
          <w:rPr>
            <w:rStyle w:val="Hipervnculo"/>
            <w:noProof/>
            <w:lang w:val="es-ES_tradnl"/>
          </w:rPr>
          <w:t>Fig. 5.25: Mis olas – Edición de ola, pronosticador especializado.</w:t>
        </w:r>
        <w:r w:rsidR="002A25F2">
          <w:rPr>
            <w:noProof/>
            <w:webHidden/>
          </w:rPr>
          <w:tab/>
        </w:r>
        <w:r>
          <w:rPr>
            <w:noProof/>
            <w:webHidden/>
          </w:rPr>
          <w:fldChar w:fldCharType="begin"/>
        </w:r>
        <w:r w:rsidR="002A25F2">
          <w:rPr>
            <w:noProof/>
            <w:webHidden/>
          </w:rPr>
          <w:instrText xml:space="preserve"> PAGEREF _Toc262156464 \h </w:instrText>
        </w:r>
        <w:r>
          <w:rPr>
            <w:noProof/>
            <w:webHidden/>
          </w:rPr>
        </w:r>
        <w:r>
          <w:rPr>
            <w:noProof/>
            <w:webHidden/>
          </w:rPr>
          <w:fldChar w:fldCharType="separate"/>
        </w:r>
        <w:r w:rsidR="002A25F2">
          <w:rPr>
            <w:noProof/>
            <w:webHidden/>
          </w:rPr>
          <w:t>70</w:t>
        </w:r>
        <w:r>
          <w:rPr>
            <w:noProof/>
            <w:webHidden/>
          </w:rPr>
          <w:fldChar w:fldCharType="end"/>
        </w:r>
      </w:hyperlink>
    </w:p>
    <w:p w:rsidR="00B066E3" w:rsidRDefault="00212B45">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2156356"/>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2156357"/>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2156358"/>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2156359"/>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2156360"/>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8D29A3" w:rsidRPr="004269BF">
        <w:rPr>
          <w:rFonts w:asciiTheme="minorHAnsi" w:eastAsiaTheme="minorEastAsia" w:hAnsiTheme="minorHAnsi" w:cstheme="minorBidi"/>
          <w:lang w:val="es-ES_tradnl" w:eastAsia="en-US"/>
        </w:rPr>
        <w:t>playas diferentes:</w:t>
      </w:r>
      <w:r w:rsidR="008B545C" w:rsidRPr="004269BF">
        <w:rPr>
          <w:rFonts w:asciiTheme="minorHAnsi" w:eastAsiaTheme="minorEastAsia" w:hAnsiTheme="minorHAnsi" w:cstheme="minorBidi"/>
          <w:lang w:val="es-ES_tradnl" w:eastAsia="en-US"/>
        </w:rPr>
        <w:t xml:space="preserve"> Sunset, Diamond Head, Makapu,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2156361"/>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2156362"/>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2156363"/>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2156410"/>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numPr>
          <w:ins w:id="9" w:author="Daniela Godoy" w:date="2009-10-20T09:53:00Z"/>
        </w:numPr>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10" w:name="_Toc262156364"/>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10"/>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4269BF" w:rsidRDefault="007F2C8B" w:rsidP="00256323">
      <w:pPr>
        <w:pStyle w:val="Sinespaciado"/>
        <w:spacing w:after="200"/>
        <w:jc w:val="center"/>
        <w:rPr>
          <w:rFonts w:asciiTheme="minorHAnsi" w:hAnsiTheme="minorHAnsi" w:cstheme="minorHAnsi"/>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3)</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Pr>
          <w:rFonts w:asciiTheme="minorHAnsi" w:hAnsiTheme="minorHAnsi" w:cstheme="minorHAnsi"/>
        </w:rPr>
        <w:t xml:space="preserve"> </w:t>
      </w:r>
      <w:r w:rsidR="00295791">
        <w:rPr>
          <w:rFonts w:asciiTheme="minorHAnsi" w:hAnsiTheme="minorHAnsi" w:cstheme="minorHAnsi"/>
        </w:rPr>
        <w:tab/>
      </w:r>
      <w:r w:rsidR="00295791">
        <w:rPr>
          <w:rFonts w:asciiTheme="minorHAnsi" w:hAnsiTheme="minorHAnsi" w:cstheme="minorHAnsi"/>
        </w:rPr>
        <w:tab/>
      </w:r>
      <w:r w:rsidR="00295791">
        <w:rPr>
          <w:rFonts w:asciiTheme="minorHAnsi" w:hAnsiTheme="minorHAnsi" w:cstheme="minorHAnsi"/>
        </w:rPr>
        <w:tab/>
        <w:t>(Ec 2.</w:t>
      </w:r>
      <w:r w:rsidRPr="004269BF">
        <w:rPr>
          <w:rFonts w:asciiTheme="minorHAnsi" w:hAnsiTheme="minorHAnsi" w:cstheme="minorHAnsi"/>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1" w:name="_Toc262156411"/>
      <w:r>
        <w:t>Tabla 2.</w:t>
      </w:r>
      <w:r w:rsidR="007F2C8B" w:rsidRPr="004269BF">
        <w:t xml:space="preserve">1: Relación años de experiencia, salario </w:t>
      </w:r>
      <w:r w:rsidR="00494336">
        <w:t>percibido (</w:t>
      </w:r>
      <w:r w:rsidR="00560F12">
        <w:t>[14]</w:t>
      </w:r>
      <w:r w:rsidR="007F2C8B" w:rsidRPr="004269BF">
        <w:t>).</w:t>
      </w:r>
      <w:bookmarkEnd w:id="11"/>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2" w:name="_Toc262156412"/>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2"/>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ins w:id="13" w:author="Daniela Godoy" w:date="2009-10-20T09:59:00Z"/>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4" w:name="_Toc262156365"/>
      <w:r>
        <w:rPr>
          <w:rFonts w:asciiTheme="minorHAnsi" w:hAnsiTheme="minorHAnsi" w:cstheme="minorHAnsi"/>
          <w:b/>
          <w:sz w:val="22"/>
          <w:szCs w:val="22"/>
        </w:rPr>
        <w:t>2.2.2 Redes neurales para regresión</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5" w:name="_Toc262156413"/>
      <w:r>
        <w:t>Fig. 2.</w:t>
      </w:r>
      <w:r w:rsidR="007F2C8B" w:rsidRPr="004269BF">
        <w:t>3</w:t>
      </w:r>
      <w:r>
        <w:t>:</w:t>
      </w:r>
      <w:r w:rsidR="007F2C8B" w:rsidRPr="004269BF">
        <w:t xml:space="preserve"> Modelo de una neurona artificial.</w:t>
      </w:r>
      <w:bookmarkEnd w:id="15"/>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6" w:name="_Toc262156414"/>
      <w:r>
        <w:t>Fig. 2.</w:t>
      </w:r>
      <w:r w:rsidR="007F2C8B" w:rsidRPr="004269BF">
        <w:t>4</w:t>
      </w:r>
      <w:r>
        <w:t>:</w:t>
      </w:r>
      <w:r w:rsidR="007F2C8B" w:rsidRPr="004269BF">
        <w:t xml:space="preserve"> Arquitectura de red neuronal Multilayer Feedforward.</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1A0EEA" w:rsidRPr="00212B45">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2.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7" w:name="ncoj"/>
      <w:bookmarkEnd w:id="17"/>
      <w:r w:rsidR="00212B45"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212B45" w:rsidRPr="004269BF">
        <w:rPr>
          <w:rFonts w:asciiTheme="minorHAnsi" w:hAnsiTheme="minorHAnsi" w:cstheme="minorHAnsi"/>
        </w:rPr>
        <w:fldChar w:fldCharType="separate"/>
      </w:r>
      <w:r w:rsidRPr="004269BF">
        <w:rPr>
          <w:rFonts w:asciiTheme="minorHAnsi" w:hAnsiTheme="minorHAnsi" w:cstheme="minorHAnsi"/>
        </w:rPr>
        <w:t>Gradiente</w:t>
      </w:r>
      <w:r w:rsidR="00212B45"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8" w:name="_Toc262156366"/>
      <w:r>
        <w:rPr>
          <w:rFonts w:asciiTheme="minorHAnsi" w:hAnsiTheme="minorHAnsi" w:cstheme="minorHAnsi"/>
          <w:b/>
          <w:sz w:val="22"/>
          <w:szCs w:val="22"/>
        </w:rPr>
        <w:t>2.2.3 Árboles modelos y de regresión</w:t>
      </w:r>
      <w:bookmarkEnd w:id="18"/>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b="8647"/>
                    <a:stretch>
                      <a:fillRect/>
                    </a:stretch>
                  </pic:blipFill>
                  <pic:spPr bwMode="auto">
                    <a:xfrm>
                      <a:off x="0" y="0"/>
                      <a:ext cx="4267835" cy="2696845"/>
                    </a:xfrm>
                    <a:prstGeom prst="rect">
                      <a:avLst/>
                    </a:prstGeom>
                    <a:noFill/>
                  </pic:spPr>
                </pic:pic>
              </a:graphicData>
            </a:graphic>
          </wp:anchor>
        </w:drawing>
      </w:r>
      <w:r w:rsidR="00212B45" w:rsidRPr="00212B45">
        <w:rPr>
          <w:rFonts w:asciiTheme="minorHAnsi" w:hAnsiTheme="minorHAnsi" w:cstheme="minorHAnsi"/>
        </w:rPr>
      </w:r>
      <w:r w:rsidR="00212B45">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9" w:name="_Toc262156415"/>
      <w:r w:rsidRPr="004269BF">
        <w:t>Fig. 2</w:t>
      </w:r>
      <w:r w:rsidR="00007D48">
        <w:t>.</w:t>
      </w:r>
      <w:r w:rsidRPr="004269BF">
        <w:t>5</w:t>
      </w:r>
      <w:r w:rsidR="00007D48">
        <w:t>:</w:t>
      </w:r>
      <w:r w:rsidRPr="004269BF">
        <w:t xml:space="preserve"> Árbol modelo (</w:t>
      </w:r>
      <w:r w:rsidR="00C07838">
        <w:t>[1]</w:t>
      </w:r>
      <w:r w:rsidRPr="004269BF">
        <w:t>).</w:t>
      </w:r>
      <w:bookmarkEnd w:id="19"/>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20" w:name="Regression"/>
      <w:bookmarkStart w:id="21" w:name="_Toc262156367"/>
      <w:bookmarkEnd w:id="20"/>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21"/>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2" w:name="_Toc262156416"/>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2"/>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3" w:name="_Toc262156368"/>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4" w:name="_Toc262156417"/>
      <w:r>
        <w:rPr>
          <w:lang w:val="es-ES_tradnl"/>
        </w:rPr>
        <w:lastRenderedPageBreak/>
        <w:t>Fig. 2.</w:t>
      </w:r>
      <w:r w:rsidR="007F2C8B" w:rsidRPr="004269BF">
        <w:rPr>
          <w:lang w:val="es-ES_tradnl"/>
        </w:rPr>
        <w:t>7: Puntos de pronóstico del modelo de alta mar.</w:t>
      </w:r>
      <w:bookmarkEnd w:id="24"/>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5" w:name="_Toc262156369"/>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5"/>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playa 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6" w:name="_Toc262156418"/>
      <w:r>
        <w:t>Tabla 2.2:</w:t>
      </w:r>
      <w:r w:rsidR="007F2C8B" w:rsidRPr="004269BF">
        <w:t xml:space="preserve"> Modelos de regresión utilizados en trabajos relacionados a la predicción de la altura de ola.</w:t>
      </w:r>
      <w:bookmarkEnd w:id="26"/>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7" w:name="_Toc262156370"/>
      <w:r w:rsidRPr="00295791">
        <w:rPr>
          <w:rFonts w:asciiTheme="minorHAnsi" w:hAnsiTheme="minorHAnsi" w:cstheme="minorHAnsi"/>
          <w:color w:val="auto"/>
          <w:sz w:val="40"/>
          <w:szCs w:val="40"/>
          <w:lang w:val="es-ES_tradnl"/>
        </w:rPr>
        <w:lastRenderedPageBreak/>
        <w:t>Capitulo 3 – Datos para predicción de oleaje</w:t>
      </w:r>
      <w:bookmarkEnd w:id="27"/>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8" w:name="_Toc262156371"/>
      <w:r w:rsidRPr="00BE351A">
        <w:rPr>
          <w:rFonts w:asciiTheme="minorHAnsi" w:hAnsiTheme="minorHAnsi" w:cstheme="minorHAnsi"/>
          <w:color w:val="auto"/>
          <w:sz w:val="24"/>
          <w:szCs w:val="24"/>
          <w:lang w:val="es-ES_tradnl"/>
        </w:rPr>
        <w:t>3.1 Olas – Conceptos generales</w:t>
      </w:r>
      <w:bookmarkEnd w:id="28"/>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2156419"/>
      <w:r w:rsidRPr="00BE351A">
        <w:t>Fig.</w:t>
      </w:r>
      <w:r w:rsidR="004A3E0B">
        <w:t xml:space="preserve"> </w:t>
      </w:r>
      <w:r w:rsidRPr="00BE351A">
        <w:t>3.1</w:t>
      </w:r>
      <w:r w:rsidR="004A3E0B">
        <w:t>:</w:t>
      </w:r>
      <w:r w:rsidRPr="00BE351A">
        <w:t xml:space="preserve"> Partes de la ola.</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212B45"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212B45"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212B45"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212B45"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212B45"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212B45"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30" w:name="_Toc262156420"/>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30"/>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1" w:name="_Toc262156372"/>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2" w:name="_Ref245074793"/>
      <w:r w:rsidRPr="00BE351A">
        <w:rPr>
          <w:rStyle w:val="Refdenotaalpie"/>
          <w:rFonts w:asciiTheme="minorHAnsi" w:hAnsiTheme="minorHAnsi" w:cstheme="minorHAnsi"/>
        </w:rPr>
        <w:footnoteReference w:id="2"/>
      </w:r>
      <w:bookmarkEnd w:id="32"/>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lastRenderedPageBreak/>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3" w:name="_Toc262156421"/>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4" w:name="_Toc262156422"/>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5" w:name="_Toc262156423"/>
      <w:r w:rsidRPr="00BE351A">
        <w:t>Fig. 3</w:t>
      </w:r>
      <w:r w:rsidR="00914508">
        <w:t>.</w:t>
      </w:r>
      <w:r w:rsidRPr="00BE351A">
        <w:t>5: Transformación de HSF a Base-cresta tomando como referencia la altura del surfista</w:t>
      </w:r>
      <w:r w:rsidR="00614E48">
        <w:t>.</w:t>
      </w:r>
      <w:bookmarkEnd w:id="35"/>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6" w:name="_Toc262156373"/>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6"/>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7" w:name="_Toc262156424"/>
      <w:r w:rsidRPr="00614E48">
        <w:t>Fig. 3.</w:t>
      </w:r>
      <w:r w:rsidR="00BE351A" w:rsidRPr="00614E48">
        <w:t>6: Vista general de las entradas y salidas de un modelo de olas genérico (</w:t>
      </w:r>
      <w:r w:rsidR="004F3A8D">
        <w:t>[36]</w:t>
      </w:r>
      <w:r w:rsidR="00BE351A" w:rsidRPr="00614E48">
        <w:t>).</w:t>
      </w:r>
      <w:bookmarkEnd w:id="37"/>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dominante; </w:t>
      </w:r>
      <w:r w:rsidRPr="00BE351A">
        <w:rPr>
          <w:rStyle w:val="apple-style-span"/>
          <w:rFonts w:asciiTheme="minorHAnsi" w:hAnsiTheme="minorHAnsi" w:cstheme="minorHAnsi"/>
          <w:color w:val="000000"/>
        </w:rPr>
        <w:lastRenderedPageBreak/>
        <w:t>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8" w:name="_Ref245074755"/>
      <w:r w:rsidRPr="00BE351A">
        <w:rPr>
          <w:rStyle w:val="Refdenotaalpie"/>
          <w:rFonts w:asciiTheme="minorHAnsi" w:hAnsiTheme="minorHAnsi" w:cstheme="minorHAnsi"/>
          <w:color w:val="000000"/>
        </w:rPr>
        <w:footnoteReference w:id="3"/>
      </w:r>
      <w:bookmarkEnd w:id="38"/>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9" w:name="_Toc262156425"/>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9"/>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40" w:name="_Toc262156374"/>
      <w:r w:rsidRPr="00C3458F">
        <w:rPr>
          <w:rStyle w:val="apple-style-span"/>
          <w:rFonts w:asciiTheme="minorHAnsi" w:hAnsiTheme="minorHAnsi" w:cstheme="minorHAnsi"/>
          <w:color w:val="000000"/>
          <w:sz w:val="24"/>
          <w:szCs w:val="24"/>
        </w:rPr>
        <w:t>3.4 Pre procesamiento</w:t>
      </w:r>
      <w:bookmarkEnd w:id="40"/>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1" w:name="_Toc262156375"/>
      <w:r w:rsidRPr="005D7687">
        <w:rPr>
          <w:rStyle w:val="apple-style-span"/>
          <w:rFonts w:asciiTheme="minorHAnsi" w:hAnsiTheme="minorHAnsi" w:cstheme="minorHAnsi"/>
          <w:color w:val="000000"/>
          <w:sz w:val="24"/>
          <w:szCs w:val="24"/>
        </w:rPr>
        <w:t>3.5 Modelos de instancia</w:t>
      </w:r>
      <w:bookmarkEnd w:id="41"/>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A continuación se detallan las instancias y conjuntos de entrenamiento generados.</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1:</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en la playa. </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2:</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dos puntos, X1 y X2, del modelo WAVEWATCH III. Generalmente una playa está rodeada por más de un punto del modelo, por este motivo se diseño una instancia que contenga la información de los diferentes puntos que rodean una determinada playa.</w:t>
      </w:r>
    </w:p>
    <w:p w:rsidR="00BE351A" w:rsidRPr="005D7687" w:rsidRDefault="00BE351A" w:rsidP="00BE351A">
      <w:pPr>
        <w:spacing w:after="200"/>
        <w:jc w:val="both"/>
        <w:rPr>
          <w:rStyle w:val="apple-style-span"/>
          <w:rFonts w:asciiTheme="minorHAnsi" w:hAnsiTheme="minorHAnsi" w:cstheme="minorHAnsi"/>
          <w:b/>
          <w:i/>
          <w:color w:val="000000"/>
        </w:rPr>
      </w:pPr>
      <w:r w:rsidRPr="005D7687">
        <w:rPr>
          <w:rStyle w:val="apple-style-span"/>
          <w:rFonts w:asciiTheme="minorHAnsi" w:hAnsiTheme="minorHAnsi" w:cstheme="minorHAnsi"/>
          <w:b/>
          <w:i/>
          <w:color w:val="000000"/>
        </w:rPr>
        <w:t>Instancia 3:</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 utiliza la información de un punto del modelo de WAVEWATCH III, pero con la información de ese punto de las últimas N lecturas. De esta manera se obtiene el último estado del mar, más la información de los últimos N-1 estados. Este modelo fue propuesto para experimentar si el clasificador mejoraba las predicciones, por el hecho de contar con información acerca de cómo es que el estado actual del mar fue desarrollándose los días anteriores.</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2" w:name="_Toc262156376"/>
      <w:r w:rsidRPr="005D7687">
        <w:rPr>
          <w:rStyle w:val="apple-style-span"/>
          <w:rFonts w:asciiTheme="minorHAnsi" w:hAnsiTheme="minorHAnsi" w:cstheme="minorHAnsi"/>
          <w:color w:val="000000"/>
          <w:sz w:val="24"/>
          <w:szCs w:val="24"/>
        </w:rPr>
        <w:t>3.6 Conjuntos de entrenamiento</w:t>
      </w:r>
      <w:bookmarkEnd w:id="42"/>
      <w:r w:rsidRPr="005D7687">
        <w:rPr>
          <w:rStyle w:val="apple-style-span"/>
          <w:rFonts w:asciiTheme="minorHAnsi" w:hAnsiTheme="minorHAnsi" w:cstheme="minorHAnsi"/>
          <w:color w:val="000000"/>
          <w:sz w:val="24"/>
          <w:szCs w:val="24"/>
        </w:rPr>
        <w:tab/>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Los datos disponibles para armar los conjuntos de entrenamiento pertenecían al periodo 1997-2004. Se probaron armar conjuntos de entrenamiento con las diferentes modelos de instancias y utilizando diferentes rangos de fechas (ver </w:t>
      </w:r>
      <w:r w:rsidR="005D7687">
        <w:rPr>
          <w:rStyle w:val="apple-style-span"/>
          <w:rFonts w:asciiTheme="minorHAnsi" w:hAnsiTheme="minorHAnsi" w:cstheme="minorHAnsi"/>
          <w:color w:val="000000"/>
        </w:rPr>
        <w:t>Tabla</w:t>
      </w:r>
      <w:r w:rsidRPr="00BE351A">
        <w:rPr>
          <w:rStyle w:val="apple-style-span"/>
          <w:rFonts w:asciiTheme="minorHAnsi" w:hAnsiTheme="minorHAnsi" w:cstheme="minorHAnsi"/>
          <w:color w:val="000000"/>
        </w:rPr>
        <w:t xml:space="preserve"> </w:t>
      </w:r>
      <w:r w:rsidR="005D7687">
        <w:rPr>
          <w:rStyle w:val="apple-style-span"/>
          <w:rFonts w:asciiTheme="minorHAnsi" w:hAnsiTheme="minorHAnsi" w:cstheme="minorHAnsi"/>
          <w:color w:val="000000"/>
        </w:rPr>
        <w:t>3.1</w:t>
      </w:r>
      <w:r w:rsidRPr="00BE351A">
        <w:rPr>
          <w:rStyle w:val="apple-style-span"/>
          <w:rFonts w:asciiTheme="minorHAnsi" w:hAnsiTheme="minorHAnsi" w:cstheme="minorHAnsi"/>
          <w:color w:val="000000"/>
        </w:rPr>
        <w:t xml:space="preserve">). Por ejemplo se armaron conjuntos de entrenamiento con información desde el año 1997 hasta el 2004. También se generaron conjuntos de entrenamiento, que abarcaban menos años, por ejemplo del 2002 al 2004. Inclusive se tuvo en cuenta los ciclos naturales de las olas de cada playa. Por ejemplo el North Shore posee dos épocas marcadas en cuanto a tamaño de olas. Así es que se generaron conjuntos de entrenamientos independientes para cada época de olas.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3"/>
        <w:gridCol w:w="1164"/>
        <w:gridCol w:w="990"/>
        <w:gridCol w:w="1427"/>
        <w:gridCol w:w="2548"/>
        <w:gridCol w:w="1143"/>
        <w:gridCol w:w="1289"/>
      </w:tblGrid>
      <w:tr w:rsidR="00BE351A" w:rsidRPr="00BE351A" w:rsidTr="008B4A52">
        <w:tc>
          <w:tcPr>
            <w:tcW w:w="493"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lastRenderedPageBreak/>
              <w:t>Id</w:t>
            </w:r>
          </w:p>
        </w:tc>
        <w:tc>
          <w:tcPr>
            <w:tcW w:w="1165"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Modelo instancia</w:t>
            </w:r>
          </w:p>
        </w:tc>
        <w:tc>
          <w:tcPr>
            <w:tcW w:w="990"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Numero</w:t>
            </w:r>
          </w:p>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lecturas</w:t>
            </w:r>
          </w:p>
        </w:tc>
        <w:tc>
          <w:tcPr>
            <w:tcW w:w="1429"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Puntos WWIII</w:t>
            </w:r>
          </w:p>
        </w:tc>
        <w:tc>
          <w:tcPr>
            <w:tcW w:w="2552"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Fecha</w:t>
            </w:r>
          </w:p>
        </w:tc>
        <w:tc>
          <w:tcPr>
            <w:tcW w:w="1134"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#Instancias</w:t>
            </w:r>
          </w:p>
        </w:tc>
        <w:tc>
          <w:tcPr>
            <w:tcW w:w="1291" w:type="dxa"/>
            <w:shd w:val="pct10" w:color="auto" w:fill="auto"/>
          </w:tcPr>
          <w:p w:rsidR="00BE351A" w:rsidRPr="008B4A52" w:rsidRDefault="00BE351A" w:rsidP="008B4A52">
            <w:pPr>
              <w:spacing w:after="200"/>
              <w:jc w:val="center"/>
              <w:rPr>
                <w:rStyle w:val="apple-style-span"/>
                <w:rFonts w:asciiTheme="minorHAnsi" w:hAnsiTheme="minorHAnsi" w:cstheme="minorHAnsi"/>
                <w:b/>
                <w:color w:val="000000"/>
              </w:rPr>
            </w:pPr>
            <w:r w:rsidRPr="008B4A52">
              <w:rPr>
                <w:rStyle w:val="apple-style-span"/>
                <w:rFonts w:asciiTheme="minorHAnsi" w:hAnsiTheme="minorHAnsi" w:cstheme="minorHAnsi"/>
                <w:b/>
                <w:color w:val="000000"/>
              </w:rPr>
              <w:t>Playa</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S1,S4</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5</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3</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1997-2004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2800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750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8</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Noviembre - Marzo;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450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r w:rsidR="00BE351A" w:rsidRPr="00BE351A" w:rsidTr="00C02ACA">
        <w:trPr>
          <w:trHeight w:val="141"/>
        </w:trPr>
        <w:tc>
          <w:tcPr>
            <w:tcW w:w="493"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9</w:t>
            </w:r>
          </w:p>
        </w:tc>
        <w:tc>
          <w:tcPr>
            <w:tcW w:w="1165"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990"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1</w:t>
            </w:r>
          </w:p>
        </w:tc>
        <w:tc>
          <w:tcPr>
            <w:tcW w:w="1429"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S1</w:t>
            </w:r>
          </w:p>
        </w:tc>
        <w:tc>
          <w:tcPr>
            <w:tcW w:w="2552"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Abril – Octubre; 2002-2004</w:t>
            </w:r>
          </w:p>
        </w:tc>
        <w:tc>
          <w:tcPr>
            <w:tcW w:w="1134" w:type="dxa"/>
          </w:tcPr>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630</w:t>
            </w:r>
          </w:p>
        </w:tc>
        <w:tc>
          <w:tcPr>
            <w:tcW w:w="1291" w:type="dxa"/>
          </w:tcPr>
          <w:p w:rsidR="00BE351A" w:rsidRPr="00BE351A" w:rsidRDefault="0049639B"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Sunset</w:t>
            </w:r>
          </w:p>
        </w:tc>
      </w:tr>
    </w:tbl>
    <w:p w:rsidR="00BE351A" w:rsidRPr="00614E48" w:rsidRDefault="005D7687" w:rsidP="00614E48">
      <w:pPr>
        <w:pStyle w:val="estilofiguras"/>
        <w:rPr>
          <w:rStyle w:val="apple-style-span"/>
        </w:rPr>
      </w:pPr>
      <w:bookmarkStart w:id="43" w:name="_Toc262156426"/>
      <w:r w:rsidRPr="00614E48">
        <w:t>Tabla 3.1</w:t>
      </w:r>
      <w:r w:rsidR="00614E48" w:rsidRPr="00614E48">
        <w:t>:</w:t>
      </w:r>
      <w:r w:rsidR="00BE351A" w:rsidRPr="00614E48">
        <w:t xml:space="preserve"> Conjuntos de entrenamiento generados para la </w:t>
      </w:r>
      <w:r w:rsidR="0049639B">
        <w:t>ola Sunset</w:t>
      </w:r>
      <w:r w:rsidR="00BE351A" w:rsidRPr="00614E48">
        <w:rPr>
          <w:rStyle w:val="apple-style-span"/>
        </w:rPr>
        <w:t>.</w:t>
      </w:r>
      <w:bookmarkEnd w:id="43"/>
    </w:p>
    <w:p w:rsidR="005F4E2C" w:rsidRDefault="005F4E2C" w:rsidP="00F273F3">
      <w:pPr>
        <w:spacing w:after="200" w:line="276" w:lineRule="auto"/>
        <w:jc w:val="both"/>
        <w:rPr>
          <w:rFonts w:asciiTheme="minorHAnsi" w:eastAsiaTheme="minorEastAsia" w:hAnsiTheme="minorHAnsi" w:cstheme="minorBidi"/>
          <w:b/>
          <w:lang w:val="es-ES_tradnl" w:eastAsia="en-US"/>
        </w:rPr>
        <w:sectPr w:rsidR="005F4E2C"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4" w:name="_Toc262156377"/>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4"/>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5" w:name="_Toc262156378"/>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6" w:name="_Toc262156427"/>
      <w:r w:rsidRPr="008E2945">
        <w:t xml:space="preserve">Tabla </w:t>
      </w:r>
      <w:r w:rsidR="00C756DC">
        <w:t>4</w:t>
      </w:r>
      <w:r w:rsidRPr="008E2945">
        <w:t>.1: Algoritmos de aprendizaje de maquina estudiados</w:t>
      </w:r>
      <w:bookmarkEnd w:id="46"/>
    </w:p>
    <w:p w:rsidR="008E2945" w:rsidRPr="00606A89" w:rsidRDefault="00606A89" w:rsidP="00606A89">
      <w:pPr>
        <w:pStyle w:val="Ttulo3"/>
        <w:rPr>
          <w:rFonts w:asciiTheme="minorHAnsi" w:hAnsiTheme="minorHAnsi" w:cstheme="minorHAnsi"/>
          <w:sz w:val="22"/>
          <w:szCs w:val="22"/>
        </w:rPr>
      </w:pPr>
      <w:bookmarkStart w:id="47" w:name="_Toc262156379"/>
      <w:r w:rsidRPr="00606A89">
        <w:rPr>
          <w:rFonts w:asciiTheme="minorHAnsi" w:hAnsiTheme="minorHAnsi" w:cstheme="minorHAnsi"/>
          <w:sz w:val="22"/>
          <w:szCs w:val="22"/>
        </w:rPr>
        <w:t xml:space="preserve">4.1.1 </w:t>
      </w:r>
      <w:r w:rsidR="008E2945" w:rsidRPr="00606A89">
        <w:rPr>
          <w:rFonts w:asciiTheme="minorHAnsi" w:hAnsiTheme="minorHAnsi" w:cstheme="minorHAnsi"/>
          <w:sz w:val="22"/>
          <w:szCs w:val="22"/>
        </w:rPr>
        <w:t>Parametrización</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playas.</w:t>
      </w:r>
    </w:p>
    <w:p w:rsidR="008E2945" w:rsidRPr="001928C6" w:rsidRDefault="001928C6" w:rsidP="001928C6">
      <w:pPr>
        <w:pStyle w:val="Ttulo3"/>
        <w:rPr>
          <w:rFonts w:asciiTheme="minorHAnsi" w:hAnsiTheme="minorHAnsi" w:cstheme="minorHAnsi"/>
          <w:sz w:val="22"/>
          <w:szCs w:val="22"/>
        </w:rPr>
      </w:pPr>
      <w:bookmarkStart w:id="48" w:name="_Toc262156380"/>
      <w:r w:rsidRPr="001928C6">
        <w:rPr>
          <w:rFonts w:asciiTheme="minorHAnsi" w:hAnsiTheme="minorHAnsi" w:cstheme="minorHAnsi"/>
          <w:sz w:val="22"/>
          <w:szCs w:val="22"/>
        </w:rPr>
        <w:t xml:space="preserve">4.1.2 </w:t>
      </w:r>
      <w:r w:rsidR="008E2945" w:rsidRPr="001928C6">
        <w:rPr>
          <w:rFonts w:asciiTheme="minorHAnsi" w:hAnsiTheme="minorHAnsi" w:cstheme="minorHAnsi"/>
          <w:sz w:val="22"/>
          <w:szCs w:val="22"/>
        </w:rPr>
        <w:t>Medidas de evaluación utilizadas</w:t>
      </w:r>
      <w:bookmarkEnd w:id="48"/>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Una vez entrenado un clasificador es necesario evaluar su desempeño. Para este fin se utilizan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En este trabajo se utilizó la técnica de validación cruzada de 10 conjuntos (Ver capítulo 2 – Estado del arte), para realizar la optimización de los parámetros (explicado a continuación) de los clasificadores. Mientras que para el entrenamiento y  validación final de cada clasificador se utilizó un conjunto de entrenamiento independiente y se realizó 10 veces 10 fold-cross validation. En ambas casos se calcularon dos indicadores para medir el desempeño de los clasificadores: la correlación y el error absoluto promedio.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lastRenderedPageBreak/>
        <w:tab/>
        <w:t>La correlación indica cual es el grado de relación entre el valor predicho y el valor verdadero. El valor de correlación se encuentra en el intervalo [-1,1], siendo los extremos indicadores de buen comportamiento del clasificador, no así los valores cercanos a 0.</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El error absoluto promedio, indica el promedio entre la diferencia del valor predicho y el valor verdadero en cada instancia de prueba. Mientras menor se este indicador mejor clasificador tendremos.</w:t>
      </w:r>
    </w:p>
    <w:p w:rsidR="008E2945" w:rsidRPr="001928C6" w:rsidRDefault="001928C6" w:rsidP="001928C6">
      <w:pPr>
        <w:pStyle w:val="Ttulo2"/>
        <w:spacing w:before="0" w:after="200"/>
        <w:rPr>
          <w:rFonts w:asciiTheme="minorHAnsi" w:hAnsiTheme="minorHAnsi" w:cstheme="minorHAnsi"/>
          <w:color w:val="auto"/>
          <w:sz w:val="24"/>
          <w:szCs w:val="24"/>
        </w:rPr>
      </w:pPr>
      <w:bookmarkStart w:id="49" w:name="_Toc262156381"/>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9"/>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8E2945" w:rsidRPr="001928C6" w:rsidRDefault="001928C6" w:rsidP="001928C6">
      <w:pPr>
        <w:pStyle w:val="Ttulo2"/>
        <w:spacing w:before="0" w:after="200"/>
        <w:rPr>
          <w:rFonts w:asciiTheme="minorHAnsi" w:hAnsiTheme="minorHAnsi" w:cstheme="minorHAnsi"/>
          <w:color w:val="auto"/>
          <w:sz w:val="24"/>
          <w:szCs w:val="24"/>
        </w:rPr>
      </w:pPr>
      <w:bookmarkStart w:id="50" w:name="_Toc262156382"/>
      <w:r w:rsidRPr="001928C6">
        <w:rPr>
          <w:rFonts w:asciiTheme="minorHAnsi" w:hAnsiTheme="minorHAnsi" w:cstheme="minorHAnsi"/>
          <w:color w:val="auto"/>
          <w:sz w:val="24"/>
          <w:szCs w:val="24"/>
        </w:rPr>
        <w:t xml:space="preserve">4.3 </w:t>
      </w:r>
      <w:r w:rsidR="008E2945" w:rsidRPr="001928C6">
        <w:rPr>
          <w:rFonts w:asciiTheme="minorHAnsi" w:hAnsiTheme="minorHAnsi" w:cstheme="minorHAnsi"/>
          <w:color w:val="auto"/>
          <w:sz w:val="24"/>
          <w:szCs w:val="24"/>
        </w:rPr>
        <w:t>Resultados generales</w:t>
      </w:r>
      <w:bookmarkEnd w:id="50"/>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4.1</w:t>
      </w:r>
      <w:r w:rsidRPr="008E2945">
        <w:rPr>
          <w:rFonts w:asciiTheme="minorHAnsi" w:hAnsiTheme="minorHAnsi" w:cstheme="minorHAnsi"/>
        </w:rPr>
        <w:t xml:space="preserve">. Debido a la gran cantidad de experimentos los mismos fueron divididos por playa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1928C6" w:rsidRDefault="001928C6" w:rsidP="001928C6">
      <w:pPr>
        <w:pStyle w:val="Ttulo3"/>
        <w:rPr>
          <w:rFonts w:asciiTheme="minorHAnsi" w:hAnsiTheme="minorHAnsi" w:cstheme="minorHAnsi"/>
          <w:sz w:val="22"/>
          <w:szCs w:val="22"/>
        </w:rPr>
      </w:pPr>
      <w:bookmarkStart w:id="51" w:name="_Toc262156383"/>
      <w:r w:rsidRPr="001928C6">
        <w:rPr>
          <w:rFonts w:asciiTheme="minorHAnsi" w:hAnsiTheme="minorHAnsi" w:cstheme="minorHAnsi"/>
          <w:sz w:val="22"/>
          <w:szCs w:val="22"/>
        </w:rPr>
        <w:t xml:space="preserve">4.3.1 </w:t>
      </w:r>
      <w:r w:rsidR="008E2945" w:rsidRPr="001928C6">
        <w:rPr>
          <w:rFonts w:asciiTheme="minorHAnsi" w:hAnsiTheme="minorHAnsi" w:cstheme="minorHAnsi"/>
          <w:sz w:val="22"/>
          <w:szCs w:val="22"/>
        </w:rPr>
        <w:t>Re</w:t>
      </w:r>
      <w:r w:rsidRPr="001928C6">
        <w:rPr>
          <w:rFonts w:asciiTheme="minorHAnsi" w:hAnsiTheme="minorHAnsi" w:cstheme="minorHAnsi"/>
          <w:sz w:val="22"/>
          <w:szCs w:val="22"/>
        </w:rPr>
        <w:t>sultados generales en Ala Moana</w:t>
      </w:r>
      <w:bookmarkEnd w:id="51"/>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2" w:name="_Toc262156428"/>
      <w:r w:rsidRPr="008E2945">
        <w:t xml:space="preserve">Tabla </w:t>
      </w:r>
      <w:r w:rsidR="00C756DC">
        <w:t>4</w:t>
      </w:r>
      <w:r w:rsidRPr="008E2945">
        <w:t>.2: Resultados generales de pruebas sobre la ola “Ala Moana”</w:t>
      </w:r>
      <w:bookmarkEnd w:id="52"/>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3" w:name="_Toc262156384"/>
      <w:r w:rsidRPr="00B36AAC">
        <w:rPr>
          <w:rFonts w:asciiTheme="minorHAnsi" w:hAnsiTheme="minorHAnsi" w:cstheme="minorHAnsi"/>
          <w:sz w:val="22"/>
          <w:szCs w:val="22"/>
        </w:rPr>
        <w:t xml:space="preserve">4.3.2 </w:t>
      </w:r>
      <w:r w:rsidR="008E2945" w:rsidRPr="00B36AAC">
        <w:rPr>
          <w:rFonts w:asciiTheme="minorHAnsi" w:hAnsiTheme="minorHAnsi" w:cstheme="minorHAnsi"/>
          <w:sz w:val="22"/>
          <w:szCs w:val="22"/>
        </w:rPr>
        <w:t>Resul</w:t>
      </w:r>
      <w:r w:rsidRPr="00B36AAC">
        <w:rPr>
          <w:rFonts w:asciiTheme="minorHAnsi" w:hAnsiTheme="minorHAnsi" w:cstheme="minorHAnsi"/>
          <w:sz w:val="22"/>
          <w:szCs w:val="22"/>
        </w:rPr>
        <w:t>tados generales en Diamond Head</w:t>
      </w:r>
      <w:bookmarkEnd w:id="53"/>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lastRenderedPageBreak/>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54" w:name="_Toc262156429"/>
      <w:r w:rsidRPr="008E2945">
        <w:t xml:space="preserve">Tabla </w:t>
      </w:r>
      <w:r w:rsidR="00C756DC">
        <w:t>4</w:t>
      </w:r>
      <w:r w:rsidRPr="008E2945">
        <w:t>.3: Resultados generales de pruebas sobre la ola “Diamond Head”</w:t>
      </w:r>
      <w:bookmarkEnd w:id="54"/>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B36AAC" w:rsidP="00B36AAC">
      <w:pPr>
        <w:pStyle w:val="Ttulo3"/>
        <w:rPr>
          <w:rFonts w:asciiTheme="minorHAnsi" w:hAnsiTheme="minorHAnsi" w:cstheme="minorHAnsi"/>
          <w:sz w:val="22"/>
          <w:szCs w:val="22"/>
        </w:rPr>
      </w:pPr>
      <w:bookmarkStart w:id="55" w:name="_Toc262156385"/>
      <w:r w:rsidRPr="00B36AAC">
        <w:rPr>
          <w:rFonts w:asciiTheme="minorHAnsi" w:hAnsiTheme="minorHAnsi" w:cstheme="minorHAnsi"/>
          <w:sz w:val="22"/>
          <w:szCs w:val="22"/>
        </w:rPr>
        <w:lastRenderedPageBreak/>
        <w:t xml:space="preserve">4.3.3 </w:t>
      </w:r>
      <w:r w:rsidR="008E2945" w:rsidRPr="00B36AAC">
        <w:rPr>
          <w:rFonts w:asciiTheme="minorHAnsi" w:hAnsiTheme="minorHAnsi" w:cstheme="minorHAnsi"/>
          <w:sz w:val="22"/>
          <w:szCs w:val="22"/>
        </w:rPr>
        <w:t>Resultado</w:t>
      </w:r>
      <w:r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55"/>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56" w:name="_Toc262156430"/>
      <w:r w:rsidRPr="00F0042F">
        <w:t xml:space="preserve">Tabla </w:t>
      </w:r>
      <w:r w:rsidR="00C756DC">
        <w:t>4</w:t>
      </w:r>
      <w:r w:rsidRPr="00F0042F">
        <w:t>.4: Resultados generales de pruebas sobre la ola “</w:t>
      </w:r>
      <w:r w:rsidR="0049639B">
        <w:t>Sunset</w:t>
      </w:r>
      <w:r w:rsidRPr="00F0042F">
        <w:t>”</w:t>
      </w:r>
      <w:bookmarkEnd w:id="56"/>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lastRenderedPageBreak/>
        <w:t>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3.2 y 3.3) como mejor opción.</w:t>
      </w:r>
    </w:p>
    <w:p w:rsidR="008E2945" w:rsidRPr="00046C4B" w:rsidRDefault="00046C4B" w:rsidP="00046C4B">
      <w:pPr>
        <w:pStyle w:val="Ttulo3"/>
        <w:rPr>
          <w:rFonts w:asciiTheme="minorHAnsi" w:hAnsiTheme="minorHAnsi" w:cstheme="minorHAnsi"/>
          <w:sz w:val="22"/>
          <w:szCs w:val="22"/>
        </w:rPr>
      </w:pPr>
      <w:bookmarkStart w:id="57" w:name="_Toc262156386"/>
      <w:r w:rsidRPr="00046C4B">
        <w:rPr>
          <w:rFonts w:asciiTheme="minorHAnsi" w:hAnsiTheme="minorHAnsi" w:cstheme="minorHAnsi"/>
          <w:sz w:val="22"/>
          <w:szCs w:val="22"/>
        </w:rPr>
        <w:t xml:space="preserve">4.3.4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57"/>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58" w:name="_Toc262156431"/>
      <w:r w:rsidRPr="00F0042F">
        <w:t xml:space="preserve">Tabla </w:t>
      </w:r>
      <w:r w:rsidR="00C756DC">
        <w:t>4</w:t>
      </w:r>
      <w:r w:rsidRPr="00F0042F">
        <w:t>.5: Resultados generales de pruebas sobre la ola “</w:t>
      </w:r>
      <w:r w:rsidR="00AF50B0">
        <w:t>Makapuu</w:t>
      </w:r>
      <w:r w:rsidRPr="00F0042F">
        <w:t>”</w:t>
      </w:r>
      <w:bookmarkEnd w:id="58"/>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46C4B" w:rsidP="00046C4B">
      <w:pPr>
        <w:pStyle w:val="Ttulo3"/>
        <w:rPr>
          <w:rFonts w:asciiTheme="minorHAnsi" w:hAnsiTheme="minorHAnsi" w:cstheme="minorHAnsi"/>
          <w:sz w:val="22"/>
          <w:szCs w:val="22"/>
        </w:rPr>
      </w:pPr>
      <w:bookmarkStart w:id="59" w:name="_Toc262156387"/>
      <w:r w:rsidRPr="00046C4B">
        <w:rPr>
          <w:rFonts w:asciiTheme="minorHAnsi" w:hAnsiTheme="minorHAnsi" w:cstheme="minorHAnsi"/>
          <w:sz w:val="22"/>
          <w:szCs w:val="22"/>
        </w:rPr>
        <w:t xml:space="preserve">4.3.5 </w:t>
      </w:r>
      <w:r w:rsidR="008E2945" w:rsidRPr="00046C4B">
        <w:rPr>
          <w:rFonts w:asciiTheme="minorHAnsi" w:hAnsiTheme="minorHAnsi" w:cstheme="minorHAnsi"/>
          <w:sz w:val="22"/>
          <w:szCs w:val="22"/>
        </w:rPr>
        <w:t>R</w:t>
      </w:r>
      <w:r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59"/>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0" w:name="_Toc262156432"/>
      <w:r w:rsidRPr="00F0042F">
        <w:t xml:space="preserve">Tabla </w:t>
      </w:r>
      <w:r w:rsidR="00C756DC">
        <w:t>4</w:t>
      </w:r>
      <w:r w:rsidRPr="00F0042F">
        <w:t>.6: Resultados generales de pruebas sobre la ola “</w:t>
      </w:r>
      <w:r w:rsidR="00AF50B0">
        <w:t>Makaha</w:t>
      </w:r>
      <w:r w:rsidRPr="00F0042F">
        <w:t>”</w:t>
      </w:r>
      <w:bookmarkEnd w:id="60"/>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1" w:name="_Toc262156388"/>
      <w:r w:rsidRPr="0035750D">
        <w:rPr>
          <w:rFonts w:asciiTheme="minorHAnsi" w:hAnsiTheme="minorHAnsi" w:cstheme="minorHAnsi"/>
          <w:color w:val="auto"/>
          <w:sz w:val="24"/>
          <w:szCs w:val="24"/>
        </w:rPr>
        <w:t xml:space="preserve">4.4 </w:t>
      </w:r>
      <w:r w:rsidR="008E2945" w:rsidRPr="0035750D">
        <w:rPr>
          <w:rFonts w:asciiTheme="minorHAnsi" w:hAnsiTheme="minorHAnsi" w:cstheme="minorHAnsi"/>
          <w:color w:val="auto"/>
          <w:sz w:val="24"/>
          <w:szCs w:val="24"/>
        </w:rPr>
        <w:t>Algoritmo de aprendizaje y modelo de instancia seleccionado</w:t>
      </w:r>
      <w:bookmarkEnd w:id="61"/>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Pr="00F0042F">
        <w:rPr>
          <w:rFonts w:asciiTheme="minorHAnsi" w:hAnsiTheme="minorHAnsi" w:cstheme="minorHAnsi"/>
        </w:rPr>
        <w:t xml:space="preserve">2, </w:t>
      </w:r>
      <w:r w:rsidR="00873123">
        <w:rPr>
          <w:rFonts w:asciiTheme="minorHAnsi" w:hAnsiTheme="minorHAnsi" w:cstheme="minorHAnsi"/>
        </w:rPr>
        <w:t>4.</w:t>
      </w:r>
      <w:r w:rsidRPr="00F0042F">
        <w:rPr>
          <w:rFonts w:asciiTheme="minorHAnsi" w:hAnsiTheme="minorHAnsi" w:cstheme="minorHAnsi"/>
        </w:rPr>
        <w:t xml:space="preserve">3, </w:t>
      </w:r>
      <w:r w:rsidR="00873123">
        <w:rPr>
          <w:rFonts w:asciiTheme="minorHAnsi" w:hAnsiTheme="minorHAnsi" w:cstheme="minorHAnsi"/>
        </w:rPr>
        <w:t>4.</w:t>
      </w:r>
      <w:r w:rsidRPr="00F0042F">
        <w:rPr>
          <w:rFonts w:asciiTheme="minorHAnsi" w:hAnsiTheme="minorHAnsi" w:cstheme="minorHAnsi"/>
        </w:rPr>
        <w:t xml:space="preserve">4, </w:t>
      </w:r>
      <w:r w:rsidR="00873123">
        <w:rPr>
          <w:rFonts w:asciiTheme="minorHAnsi" w:hAnsiTheme="minorHAnsi" w:cstheme="minorHAnsi"/>
        </w:rPr>
        <w:t>4.</w:t>
      </w:r>
      <w:r w:rsidRPr="00F0042F">
        <w:rPr>
          <w:rFonts w:asciiTheme="minorHAnsi" w:hAnsiTheme="minorHAnsi" w:cstheme="minorHAnsi"/>
        </w:rPr>
        <w:t xml:space="preserve">5 y </w:t>
      </w:r>
      <w:r w:rsidR="00873123">
        <w:rPr>
          <w:rFonts w:asciiTheme="minorHAnsi" w:hAnsiTheme="minorHAnsi" w:cstheme="minorHAnsi"/>
        </w:rPr>
        <w:t>4.</w:t>
      </w:r>
      <w:r w:rsidRPr="00F0042F">
        <w:rPr>
          <w:rFonts w:asciiTheme="minorHAnsi" w:hAnsiTheme="minorHAnsi" w:cstheme="minorHAnsi"/>
        </w:rPr>
        <w:t xml:space="preserve">6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4.2, 4.3</w:t>
      </w:r>
      <w:r w:rsidR="000118D2">
        <w:rPr>
          <w:rFonts w:asciiTheme="minorHAnsi" w:hAnsiTheme="minorHAnsi" w:cstheme="minorHAnsi"/>
        </w:rPr>
        <w:t xml:space="preserve"> y 4.5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4.4 y 4.6.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de aprendizaje de maquina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Pr="00F0042F">
        <w:rPr>
          <w:rFonts w:asciiTheme="minorHAnsi" w:hAnsiTheme="minorHAnsi" w:cstheme="minorHAnsi"/>
        </w:rPr>
        <w:t>5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2,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3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En la tabla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4 y </w:t>
      </w:r>
      <w:r w:rsidR="00873123">
        <w:rPr>
          <w:rFonts w:asciiTheme="minorHAnsi" w:hAnsiTheme="minorHAnsi" w:cstheme="minorHAnsi"/>
          <w:color w:val="000000"/>
          <w:lang w:val="es-ES"/>
        </w:rPr>
        <w:t>4.</w:t>
      </w:r>
      <w:r w:rsidRPr="00F0042F">
        <w:rPr>
          <w:rFonts w:asciiTheme="minorHAnsi" w:hAnsiTheme="minorHAnsi" w:cstheme="minorHAnsi"/>
          <w:color w:val="000000"/>
          <w:lang w:val="es-ES"/>
        </w:rPr>
        <w:t xml:space="preserve">6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w:t>
      </w:r>
      <w:r w:rsidR="0057427A" w:rsidRPr="0057427A">
        <w:rPr>
          <w:rFonts w:asciiTheme="minorHAnsi" w:hAnsiTheme="minorHAnsi" w:cstheme="minorHAnsi"/>
          <w:color w:val="000000"/>
          <w:lang w:val="es-ES"/>
        </w:rPr>
        <w:lastRenderedPageBreak/>
        <w:t xml:space="preserve">cada ola estudiada. Seguiremos usando los indicadores estadísticos de correlación y error absoluto medio (MAE) para realizar las comparaciones.  </w:t>
      </w:r>
    </w:p>
    <w:p w:rsidR="0057427A" w:rsidRPr="0057427A" w:rsidRDefault="0057427A" w:rsidP="0057427A">
      <w:pPr>
        <w:pStyle w:val="Ttulo2"/>
        <w:spacing w:before="0" w:after="200"/>
        <w:rPr>
          <w:rFonts w:asciiTheme="minorHAnsi" w:hAnsiTheme="minorHAnsi" w:cstheme="minorHAnsi"/>
          <w:color w:val="auto"/>
          <w:sz w:val="24"/>
          <w:szCs w:val="24"/>
        </w:rPr>
      </w:pPr>
      <w:bookmarkStart w:id="62" w:name="_Toc262156389"/>
      <w:r w:rsidRPr="0057427A">
        <w:rPr>
          <w:rFonts w:asciiTheme="minorHAnsi" w:hAnsiTheme="minorHAnsi" w:cstheme="minorHAnsi"/>
          <w:color w:val="auto"/>
          <w:sz w:val="24"/>
          <w:szCs w:val="24"/>
        </w:rPr>
        <w:t>4.5 Resultados detallados</w:t>
      </w:r>
      <w:bookmarkEnd w:id="62"/>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2504C5" w:rsidP="001D5E89">
      <w:pPr>
        <w:pStyle w:val="Ttulo3"/>
        <w:rPr>
          <w:rFonts w:asciiTheme="minorHAnsi" w:hAnsiTheme="minorHAnsi" w:cstheme="minorHAnsi"/>
          <w:color w:val="000000"/>
          <w:sz w:val="22"/>
          <w:szCs w:val="22"/>
          <w:lang w:val="es-ES"/>
        </w:rPr>
      </w:pPr>
      <w:bookmarkStart w:id="63" w:name="_Toc262156390"/>
      <w:r w:rsidRPr="001D5E89">
        <w:rPr>
          <w:rFonts w:asciiTheme="minorHAnsi" w:hAnsiTheme="minorHAnsi" w:cstheme="minorHAnsi"/>
          <w:color w:val="000000"/>
          <w:sz w:val="22"/>
          <w:szCs w:val="22"/>
          <w:lang w:val="es-ES"/>
        </w:rPr>
        <w:t>4.5.1 Sunset</w:t>
      </w:r>
      <w:bookmarkEnd w:id="63"/>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64" w:name="_Toc262156433"/>
      <w:r w:rsidRPr="002504C5">
        <w:rPr>
          <w:lang w:val="es-ES"/>
        </w:rPr>
        <w:t>Fig. 4.1: Localización Sunset, Oahu, Hawái.</w:t>
      </w:r>
      <w:bookmarkEnd w:id="64"/>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las </w:t>
      </w:r>
      <w:r w:rsidR="002504C5" w:rsidRPr="002504C5">
        <w:rPr>
          <w:rFonts w:asciiTheme="minorHAnsi" w:hAnsiTheme="minorHAnsi" w:cstheme="minorHAnsi"/>
          <w:color w:val="000000"/>
          <w:lang w:val="es-ES"/>
        </w:rPr>
        <w:t>siguientes dos tablas 4.7 y 4.8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2504C5">
        <w:trPr>
          <w:jc w:val="center"/>
        </w:trPr>
        <w:tc>
          <w:tcPr>
            <w:tcW w:w="2816"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Correlación WW3 / Obs. Visual</w:t>
            </w:r>
          </w:p>
        </w:tc>
        <w:tc>
          <w:tcPr>
            <w:tcW w:w="27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65" w:name="_Toc262156434"/>
      <w:r w:rsidRPr="002504C5">
        <w:rPr>
          <w:lang w:val="es-ES"/>
        </w:rPr>
        <w:t>Tabla 4.7</w:t>
      </w:r>
      <w:r>
        <w:rPr>
          <w:lang w:val="es-ES"/>
        </w:rPr>
        <w:t>: Correlación en Sunset</w:t>
      </w:r>
      <w:r w:rsidR="004F425E">
        <w:rPr>
          <w:lang w:val="es-ES"/>
        </w:rPr>
        <w:t>.</w:t>
      </w:r>
      <w:bookmarkEnd w:id="65"/>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25218">
        <w:trPr>
          <w:trHeight w:val="378"/>
          <w:jc w:val="center"/>
        </w:trPr>
        <w:tc>
          <w:tcPr>
            <w:tcW w:w="2613"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MAE WW3 / Obs. Visual</w:t>
            </w:r>
          </w:p>
        </w:tc>
        <w:tc>
          <w:tcPr>
            <w:tcW w:w="28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MAE </w:t>
            </w:r>
            <w:r>
              <w:rPr>
                <w:rFonts w:asciiTheme="minorHAnsi" w:hAnsiTheme="minorHAnsi" w:cstheme="minorHAnsi"/>
                <w:color w:val="000000"/>
                <w:sz w:val="20"/>
                <w:szCs w:val="20"/>
              </w:rPr>
              <w:t xml:space="preserve">SVM </w:t>
            </w:r>
            <w:r w:rsidRPr="002504C5">
              <w:rPr>
                <w:rFonts w:asciiTheme="minorHAnsi" w:hAnsiTheme="minorHAnsi" w:cstheme="minorHAnsi"/>
                <w:color w:val="000000"/>
                <w:sz w:val="20"/>
                <w:szCs w:val="20"/>
              </w:rPr>
              <w:t>/</w:t>
            </w:r>
            <w:r>
              <w:rPr>
                <w:rFonts w:asciiTheme="minorHAnsi" w:hAnsiTheme="minorHAnsi" w:cstheme="minorHAnsi"/>
                <w:color w:val="000000"/>
                <w:sz w:val="20"/>
                <w:szCs w:val="20"/>
              </w:rPr>
              <w:t xml:space="preserve"> </w:t>
            </w:r>
            <w:r w:rsidRPr="002504C5">
              <w:rPr>
                <w:rFonts w:asciiTheme="minorHAnsi" w:hAnsiTheme="minorHAnsi" w:cstheme="minorHAnsi"/>
                <w:color w:val="000000"/>
                <w:sz w:val="20"/>
                <w:szCs w:val="20"/>
              </w:rPr>
              <w:t>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66" w:name="_Toc262156435"/>
      <w:r w:rsidRPr="002504C5">
        <w:rPr>
          <w:lang w:val="es-ES"/>
        </w:rPr>
        <w:lastRenderedPageBreak/>
        <w:t>Tabla 4.8</w:t>
      </w:r>
      <w:r>
        <w:rPr>
          <w:lang w:val="es-ES"/>
        </w:rPr>
        <w:t>: MAE en Sunset</w:t>
      </w:r>
      <w:r w:rsidR="004F425E">
        <w:rPr>
          <w:lang w:val="es-ES"/>
        </w:rPr>
        <w:t>.</w:t>
      </w:r>
      <w:bookmarkEnd w:id="66"/>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4.2 y 4.3,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2504C5" w:rsidRPr="002504C5">
        <w:rPr>
          <w:rFonts w:asciiTheme="minorHAnsi" w:hAnsiTheme="minorHAnsi" w:cstheme="minorHAnsi"/>
          <w:color w:val="000000"/>
          <w:lang w:val="es-ES"/>
        </w:rPr>
        <w:t xml:space="preserve"> 4-3 y 4-4, muestran dos gráficos de dispersión que relacionan las predicciones del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headerReference w:type="default" r:id="rId36"/>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504C5" w:rsidRPr="002504C5" w:rsidRDefault="002504C5" w:rsidP="005362EB">
      <w:pPr>
        <w:pStyle w:val="estilofiguras"/>
        <w:rPr>
          <w:lang w:val="es-ES"/>
        </w:rPr>
      </w:pPr>
      <w:bookmarkStart w:id="67" w:name="_Toc262156436"/>
      <w:r w:rsidRPr="002504C5">
        <w:rPr>
          <w:lang w:val="es-ES"/>
        </w:rPr>
        <w:t>Fig. 4.2: Altura de ola predicha en Sunset por WAVEWATCH III en contraste con las observaciones visuales en la costa.</w:t>
      </w:r>
      <w:bookmarkEnd w:id="67"/>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68" w:name="_Toc262156437"/>
      <w:r w:rsidRPr="002504C5">
        <w:rPr>
          <w:lang w:val="es-ES"/>
        </w:rPr>
        <w:t>Fig. 4.3: Altura de la ola predicha en Sunset por SVM en contraste con las observaciones visuales en la costa.</w:t>
      </w:r>
      <w:bookmarkEnd w:id="68"/>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504C5" w:rsidRPr="002504C5" w:rsidRDefault="002504C5" w:rsidP="005362EB">
      <w:pPr>
        <w:pStyle w:val="estilofiguras"/>
        <w:rPr>
          <w:lang w:val="es-ES"/>
        </w:rPr>
      </w:pPr>
      <w:bookmarkStart w:id="69" w:name="_Toc262156438"/>
      <w:r w:rsidRPr="002504C5">
        <w:rPr>
          <w:lang w:val="es-ES"/>
        </w:rPr>
        <w:t>Fig. 4.4: Grafico de dispersión (en base a la altura de las olas) en Sunset entre las predicciones de WAVEWATCH III y las observaciones costeras.</w:t>
      </w:r>
      <w:bookmarkEnd w:id="69"/>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504C5" w:rsidRPr="002504C5" w:rsidRDefault="002504C5" w:rsidP="005362EB">
      <w:pPr>
        <w:pStyle w:val="estilofiguras"/>
        <w:rPr>
          <w:lang w:val="es-ES"/>
        </w:rPr>
      </w:pPr>
      <w:bookmarkStart w:id="70" w:name="_Toc262156439"/>
      <w:r w:rsidRPr="002504C5">
        <w:rPr>
          <w:lang w:val="es-ES"/>
        </w:rPr>
        <w:t>Fig. 4.5: Grafico de dispersión (en base a la altura de las olas) en Sunset entre las predicciones de SVM y las observaciones costeras.</w:t>
      </w:r>
      <w:bookmarkEnd w:id="70"/>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 xml:space="preserve">Tanto en las tablas como en los gráficos descriptos anteriormente se puede observar la mejora en la predicción provista por el clasificador frente al sistema WAVEWATCH. En las tablas 4.7 y 4.8 vemos un incremento en la correlación de un 7% y una disminución del error absoluto promedio de 55 cm, es decir una mejora de un 40% en el error absoluto medio.  </w:t>
      </w:r>
    </w:p>
    <w:p w:rsidR="008E2945" w:rsidRPr="0057427A"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B0111" w:rsidRDefault="008B0111" w:rsidP="00F273F3">
      <w:pPr>
        <w:spacing w:after="200" w:line="276" w:lineRule="auto"/>
        <w:jc w:val="both"/>
        <w:rPr>
          <w:rFonts w:asciiTheme="minorHAnsi" w:eastAsiaTheme="minorEastAsia" w:hAnsiTheme="minorHAnsi" w:cstheme="minorBidi"/>
          <w:b/>
          <w:lang w:val="es-ES_tradnl" w:eastAsia="en-US"/>
        </w:rPr>
        <w:sectPr w:rsidR="008B0111" w:rsidSect="00724A76">
          <w:headerReference w:type="default" r:id="rId41"/>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71" w:name="_Toc262156391"/>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71"/>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72" w:name="_Toc262156392"/>
      <w:r w:rsidRPr="00F64A48">
        <w:rPr>
          <w:rFonts w:asciiTheme="minorHAnsi" w:hAnsiTheme="minorHAnsi" w:cstheme="minorHAnsi"/>
          <w:color w:val="auto"/>
          <w:sz w:val="24"/>
          <w:szCs w:val="24"/>
          <w:lang w:val="es-ES_tradnl"/>
        </w:rPr>
        <w:t>5.1 Descripción de la aplicación</w:t>
      </w:r>
      <w:bookmarkEnd w:id="72"/>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73" w:name="_Toc262156393"/>
      <w:r w:rsidRPr="00F64A48">
        <w:rPr>
          <w:rFonts w:asciiTheme="minorHAnsi" w:hAnsiTheme="minorHAnsi" w:cstheme="minorHAnsi"/>
          <w:sz w:val="22"/>
          <w:szCs w:val="22"/>
          <w:lang w:val="es-ES_tradnl"/>
        </w:rPr>
        <w:t>5.1.1 Que diferencia a Surf-Forecaster de los demás sistemas de pronósticos ya existentes?</w:t>
      </w:r>
      <w:bookmarkEnd w:id="7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74" w:name="_Toc262156394"/>
      <w:r w:rsidRPr="00F64A48">
        <w:rPr>
          <w:rFonts w:asciiTheme="minorHAnsi" w:hAnsiTheme="minorHAnsi" w:cstheme="minorHAnsi"/>
          <w:sz w:val="22"/>
          <w:szCs w:val="22"/>
          <w:lang w:val="es-ES_tradnl"/>
        </w:rPr>
        <w:t>5.1.2 Como logra pronosticar Surf-Forecaster?</w:t>
      </w:r>
      <w:bookmarkEnd w:id="74"/>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75" w:name="_Toc262156395"/>
      <w:r w:rsidRPr="00F64A48">
        <w:rPr>
          <w:rFonts w:asciiTheme="minorHAnsi" w:hAnsiTheme="minorHAnsi" w:cstheme="minorHAnsi"/>
          <w:color w:val="auto"/>
          <w:sz w:val="24"/>
          <w:szCs w:val="24"/>
          <w:lang w:val="es-ES_tradnl"/>
        </w:rPr>
        <w:t>5.2 Tipos de usuario</w:t>
      </w:r>
      <w:bookmarkEnd w:id="75"/>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76" w:name="_Toc262156396"/>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7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77" w:name="_Toc262156397"/>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7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78" w:name="_Toc262156398"/>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7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79" w:name="_Toc262156399"/>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79"/>
    </w:p>
    <w:p w:rsidR="00C02ACA" w:rsidRPr="002A0C68" w:rsidRDefault="002A0C68" w:rsidP="002A0C68">
      <w:pPr>
        <w:pStyle w:val="Ttulo3"/>
        <w:rPr>
          <w:rFonts w:asciiTheme="minorHAnsi" w:hAnsiTheme="minorHAnsi" w:cstheme="minorHAnsi"/>
          <w:sz w:val="22"/>
          <w:szCs w:val="22"/>
          <w:lang w:val="es-ES_tradnl"/>
        </w:rPr>
      </w:pPr>
      <w:bookmarkStart w:id="80" w:name="_Toc262156400"/>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8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81" w:name="_Toc262156440"/>
      <w:r w:rsidRPr="00C02ACA">
        <w:rPr>
          <w:lang w:val="es-ES_tradnl"/>
        </w:rPr>
        <w:t>Fig. 5.1: Panel de localización de olas</w:t>
      </w:r>
      <w:bookmarkEnd w:id="81"/>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82" w:name="_Toc262156441"/>
      <w:r w:rsidRPr="00C02ACA">
        <w:rPr>
          <w:lang w:val="es-ES_tradnl"/>
        </w:rPr>
        <w:t>Fig. 5.2: Información de ola seleccionada</w:t>
      </w:r>
      <w:bookmarkEnd w:id="8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83" w:name="_Toc262156442"/>
      <w:r w:rsidRPr="00C02ACA">
        <w:rPr>
          <w:lang w:val="es-ES_tradnl"/>
        </w:rPr>
        <w:t>Fig. 5.3: Condiciones actuales de la ola seleccionada.</w:t>
      </w:r>
      <w:bookmarkEnd w:id="83"/>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84" w:name="_Toc262156443"/>
      <w:r w:rsidRPr="00C02ACA">
        <w:rPr>
          <w:lang w:val="es-ES_tradnl"/>
        </w:rPr>
        <w:t>Fig. 5.4: Condiciones a partir de las próximas 3 horas de la ola seleccionada.</w:t>
      </w:r>
      <w:bookmarkEnd w:id="8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85" w:name="_Toc262156444"/>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85"/>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86" w:name="_Toc262156445"/>
      <w:r w:rsidR="00F17D8B">
        <w:rPr>
          <w:lang w:val="es-ES_tradnl"/>
        </w:rPr>
        <w:t>Fig. 5.6:</w:t>
      </w:r>
      <w:r w:rsidRPr="00C02ACA">
        <w:rPr>
          <w:lang w:val="es-ES_tradnl"/>
        </w:rPr>
        <w:t xml:space="preserve"> Fragmento de tabla de pronósticos detallados minimizada.</w:t>
      </w:r>
      <w:bookmarkEnd w:id="86"/>
    </w:p>
    <w:p w:rsidR="00C02ACA" w:rsidRPr="00206A47" w:rsidRDefault="00C02ACA" w:rsidP="00206A47">
      <w:pPr>
        <w:pStyle w:val="Ttulo3"/>
        <w:rPr>
          <w:rFonts w:asciiTheme="minorHAnsi" w:hAnsiTheme="minorHAnsi" w:cstheme="minorHAnsi"/>
          <w:sz w:val="22"/>
          <w:szCs w:val="22"/>
          <w:lang w:val="es-ES_tradnl"/>
        </w:rPr>
      </w:pPr>
      <w:bookmarkStart w:id="87" w:name="_Toc262156401"/>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8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88" w:name="_Toc262156446"/>
      <w:r w:rsidR="00F17D8B">
        <w:rPr>
          <w:lang w:val="es-ES_tradnl"/>
        </w:rPr>
        <w:t>Fig. 5.7:</w:t>
      </w:r>
      <w:r w:rsidRPr="00C02ACA">
        <w:rPr>
          <w:lang w:val="es-ES_tradnl"/>
        </w:rPr>
        <w:t xml:space="preserve"> Vista de pantalla de generación de comparaciones – Usuario no registrado.</w:t>
      </w:r>
      <w:bookmarkEnd w:id="8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89" w:name="_Toc262156447"/>
      <w:r>
        <w:rPr>
          <w:lang w:val="es-ES_tradnl"/>
        </w:rPr>
        <w:t>Fig. 5.8:</w:t>
      </w:r>
      <w:r w:rsidR="00C02ACA" w:rsidRPr="00C02ACA">
        <w:rPr>
          <w:lang w:val="es-ES_tradnl"/>
        </w:rPr>
        <w:t xml:space="preserve"> Menú de localización de olas en pantalla de generación de comparaciones</w:t>
      </w:r>
      <w:bookmarkEnd w:id="89"/>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90" w:name="_Toc262156448"/>
      <w:r w:rsidR="00F17D8B">
        <w:rPr>
          <w:lang w:val="es-ES_tradnl"/>
        </w:rPr>
        <w:t>Fig. 5.9:</w:t>
      </w:r>
      <w:r w:rsidRPr="00C02ACA">
        <w:rPr>
          <w:lang w:val="es-ES_tradnl"/>
        </w:rPr>
        <w:t xml:space="preserve"> de pantalla de generación de comparaciones – Usuario registrado u Administrador.</w:t>
      </w:r>
      <w:bookmarkEnd w:id="9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91" w:name="_Toc262156449"/>
      <w:r w:rsidR="00F17D8B">
        <w:rPr>
          <w:lang w:val="es-ES_tradnl"/>
        </w:rPr>
        <w:t>Fig. 5.10:</w:t>
      </w:r>
      <w:r w:rsidRPr="00C02ACA">
        <w:rPr>
          <w:lang w:val="es-ES_tradnl"/>
        </w:rPr>
        <w:t xml:space="preserve"> Guardar comparación.</w:t>
      </w:r>
      <w:bookmarkEnd w:id="9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92" w:name="_Toc262156450"/>
      <w:r>
        <w:rPr>
          <w:lang w:val="es-ES_tradnl"/>
        </w:rPr>
        <w:t>Fig. 5.11:</w:t>
      </w:r>
      <w:r w:rsidR="00C02ACA" w:rsidRPr="00C02ACA">
        <w:rPr>
          <w:lang w:val="es-ES_tradnl"/>
        </w:rPr>
        <w:t xml:space="preserve"> Mensaje de confirmación para sobrescribir una comparación.</w:t>
      </w:r>
      <w:bookmarkEnd w:id="92"/>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93" w:name="_Toc262156451"/>
      <w:r>
        <w:rPr>
          <w:lang w:val="es-ES_tradnl"/>
        </w:rPr>
        <w:t>Fig. 5.12:</w:t>
      </w:r>
      <w:r w:rsidR="00C02ACA" w:rsidRPr="00C02ACA">
        <w:rPr>
          <w:lang w:val="es-ES_tradnl"/>
        </w:rPr>
        <w:t xml:space="preserve"> Mensaje de confirmación para eliminar una comparación.</w:t>
      </w:r>
      <w:bookmarkEnd w:id="93"/>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94" w:name="_Toc262156452"/>
      <w:r w:rsidR="00F17D8B">
        <w:rPr>
          <w:lang w:val="es-ES_tradnl"/>
        </w:rPr>
        <w:t>Fig. 5.13:</w:t>
      </w:r>
      <w:r w:rsidRPr="00C02ACA">
        <w:rPr>
          <w:lang w:val="es-ES_tradnl"/>
        </w:rPr>
        <w:t xml:space="preserve"> Selección del pronosticador deseado para cada ola.</w:t>
      </w:r>
      <w:bookmarkEnd w:id="94"/>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95" w:name="_Toc262156453"/>
      <w:r>
        <w:rPr>
          <w:lang w:val="es-ES_tradnl"/>
        </w:rPr>
        <w:t>Fig. 5.14:</w:t>
      </w:r>
      <w:r w:rsidR="00C02ACA" w:rsidRPr="00C02ACA">
        <w:rPr>
          <w:lang w:val="es-ES_tradnl"/>
        </w:rPr>
        <w:t xml:space="preserve"> Altura de las olas en las próximas horas.</w:t>
      </w:r>
      <w:bookmarkEnd w:id="95"/>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96" w:name="_Toc262156454"/>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96"/>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97" w:name="_Toc262156455"/>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97"/>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98" w:name="_Toc262156456"/>
      <w:r w:rsidR="0064755C">
        <w:rPr>
          <w:lang w:val="es-ES_tradnl"/>
        </w:rPr>
        <w:t>Fig. 5.17:</w:t>
      </w:r>
      <w:r w:rsidRPr="00C02ACA">
        <w:rPr>
          <w:lang w:val="es-ES_tradnl"/>
        </w:rPr>
        <w:t xml:space="preserve"> Fragmento de tabla de pronósticos detallado en sección de comparaciones.</w:t>
      </w:r>
      <w:bookmarkEnd w:id="98"/>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99" w:name="_Toc262156402"/>
      <w:r w:rsidRPr="00092415">
        <w:rPr>
          <w:rFonts w:asciiTheme="minorHAnsi" w:hAnsiTheme="minorHAnsi" w:cstheme="minorHAnsi"/>
          <w:sz w:val="22"/>
          <w:szCs w:val="22"/>
          <w:lang w:val="es-ES_tradnl"/>
        </w:rPr>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9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00" w:name="_Toc262156457"/>
      <w:r w:rsidR="0064755C">
        <w:rPr>
          <w:lang w:val="es-ES_tradnl"/>
        </w:rPr>
        <w:t>Fig. 5.18:</w:t>
      </w:r>
      <w:r w:rsidRPr="00C02ACA">
        <w:rPr>
          <w:lang w:val="es-ES_tradnl"/>
        </w:rPr>
        <w:t xml:space="preserve"> Nueva ola, información básica</w:t>
      </w:r>
      <w:bookmarkEnd w:id="100"/>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La zona horaria seleccionada será utilizada para mostrar los pronósticos en la sección de pronósticos. Cada vez que se solicite visualizar los pronósticos de esta ola, se 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01" w:name="_Toc262156458"/>
      <w:r w:rsidR="0064755C">
        <w:rPr>
          <w:lang w:val="es-ES_tradnl"/>
        </w:rPr>
        <w:t>Fig. 5.19:</w:t>
      </w:r>
      <w:r w:rsidRPr="00C02ACA">
        <w:rPr>
          <w:lang w:val="es-ES_tradnl"/>
        </w:rPr>
        <w:t xml:space="preserve"> Nueva ola, ubicarla en el mapa.</w:t>
      </w:r>
      <w:bookmarkEnd w:id="101"/>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02" w:name="_Toc262156459"/>
      <w:r w:rsidR="0064755C">
        <w:rPr>
          <w:lang w:val="es-ES_tradnl"/>
        </w:rPr>
        <w:t>Fig. 5.20:</w:t>
      </w:r>
      <w:r w:rsidRPr="00C02ACA">
        <w:rPr>
          <w:lang w:val="es-ES_tradnl"/>
        </w:rPr>
        <w:t xml:space="preserve"> Nueva ola, ya ubicada en el mapa.</w:t>
      </w:r>
      <w:bookmarkEnd w:id="102"/>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03" w:name="_Toc262156460"/>
      <w:r>
        <w:rPr>
          <w:lang w:val="es-ES_tradnl"/>
        </w:rPr>
        <w:t>Fig. 5.21:</w:t>
      </w:r>
      <w:r w:rsidR="00C02ACA" w:rsidRPr="00C02ACA">
        <w:rPr>
          <w:lang w:val="es-ES_tradnl"/>
        </w:rPr>
        <w:t xml:space="preserve"> Nueva ola, entrenar un pronosticador</w:t>
      </w:r>
      <w:bookmarkEnd w:id="103"/>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04" w:name="_Toc262156461"/>
      <w:r>
        <w:rPr>
          <w:lang w:val="es-ES_tradnl"/>
        </w:rPr>
        <w:t>Fig. 5.22:</w:t>
      </w:r>
      <w:r w:rsidR="00C02ACA" w:rsidRPr="00C02ACA">
        <w:rPr>
          <w:lang w:val="es-ES_tradnl"/>
        </w:rPr>
        <w:t xml:space="preserve"> Nueva ola, formato del archive de observaciones visuales.</w:t>
      </w:r>
      <w:bookmarkEnd w:id="104"/>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05" w:name="_Toc262156403"/>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0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06" w:name="_Toc262156462"/>
      <w:r w:rsidR="001E3305">
        <w:rPr>
          <w:lang w:val="es-ES_tradnl"/>
        </w:rPr>
        <w:t>Fig. 5.23:</w:t>
      </w:r>
      <w:r w:rsidRPr="00C02ACA">
        <w:rPr>
          <w:lang w:val="es-ES_tradnl"/>
        </w:rPr>
        <w:t xml:space="preserve"> Mis olas, tabla de olas pertenecientes al usuario actualmente logueado.</w:t>
      </w:r>
      <w:bookmarkEnd w:id="106"/>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07" w:name="_Toc262156463"/>
      <w:r w:rsidR="001E3305">
        <w:rPr>
          <w:lang w:val="es-ES_tradnl"/>
        </w:rPr>
        <w:t>Fig. 5.24:</w:t>
      </w:r>
      <w:r w:rsidRPr="00C02ACA">
        <w:rPr>
          <w:lang w:val="es-ES_tradnl"/>
        </w:rPr>
        <w:t xml:space="preserve"> Confirmación de eliminación de la ola seleccionada.</w:t>
      </w:r>
      <w:bookmarkEnd w:id="107"/>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08" w:name="_Toc262156464"/>
      <w:r>
        <w:rPr>
          <w:lang w:val="es-ES_tradnl"/>
        </w:rPr>
        <w:t>Fig. 5.25:</w:t>
      </w:r>
      <w:r w:rsidR="00C02ACA" w:rsidRPr="00C02ACA">
        <w:rPr>
          <w:lang w:val="es-ES_tradnl"/>
        </w:rPr>
        <w:t xml:space="preserve"> Mis olas – Edición de ola, pronosticador especializado.</w:t>
      </w:r>
      <w:bookmarkEnd w:id="10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71"/>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109" w:name="_Toc262156404"/>
      <w:r w:rsidRPr="0012362B">
        <w:rPr>
          <w:rFonts w:asciiTheme="minorHAnsi" w:hAnsiTheme="minorHAnsi" w:cstheme="minorHAnsi"/>
          <w:color w:val="auto"/>
          <w:sz w:val="40"/>
          <w:szCs w:val="40"/>
        </w:rPr>
        <w:t>Capítulo 6 - Conclusiones</w:t>
      </w:r>
      <w:bookmarkEnd w:id="109"/>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110" w:name="_Toc262156405"/>
      <w:r w:rsidRPr="0012362B">
        <w:rPr>
          <w:rFonts w:asciiTheme="minorHAnsi" w:hAnsiTheme="minorHAnsi" w:cstheme="minorHAnsi"/>
          <w:color w:val="auto"/>
          <w:sz w:val="24"/>
          <w:szCs w:val="24"/>
          <w:lang w:val="es-ES_tradnl" w:eastAsia="en-US"/>
        </w:rPr>
        <w:t>6.1 Resumen</w:t>
      </w:r>
      <w:bookmarkEnd w:id="110"/>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11" w:name="_Toc262156406"/>
      <w:r w:rsidRPr="0012362B">
        <w:rPr>
          <w:rFonts w:asciiTheme="minorHAnsi" w:hAnsiTheme="minorHAnsi" w:cstheme="minorHAnsi"/>
          <w:color w:val="auto"/>
          <w:sz w:val="24"/>
          <w:szCs w:val="24"/>
          <w:lang w:val="es-ES_tradnl" w:eastAsia="en-US"/>
        </w:rPr>
        <w:t>6.2 Conclusiones del trabajo</w:t>
      </w:r>
      <w:bookmarkEnd w:id="111"/>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cuenta con un clasificador entrenado generado con WEKA para poder realizar las predicciones en la ubicación deseada por el usuario. El algoritmo utilizado fueron las Maquinas de Soporte 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Finalmente para evaluar el sistema desarrollado utilizamos información de diferentes playas ubicadas alrededor de la isla de Oahu en Hawái, más específicamente en las playas Sunset, Diamond Head, Makapu,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playas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12" w:name="_Toc262156407"/>
      <w:r w:rsidRPr="0012362B">
        <w:rPr>
          <w:rFonts w:asciiTheme="minorHAnsi" w:hAnsiTheme="minorHAnsi" w:cstheme="minorHAnsi"/>
          <w:color w:val="auto"/>
          <w:sz w:val="24"/>
          <w:szCs w:val="24"/>
          <w:lang w:val="es-ES_tradnl" w:eastAsia="en-US"/>
        </w:rPr>
        <w:t>6.3 Ventajas del enfoque</w:t>
      </w:r>
      <w:bookmarkEnd w:id="112"/>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13" w:name="_Toc262156408"/>
      <w:r w:rsidRPr="0012362B">
        <w:rPr>
          <w:rFonts w:asciiTheme="minorHAnsi" w:hAnsiTheme="minorHAnsi" w:cstheme="minorHAnsi"/>
          <w:color w:val="auto"/>
          <w:sz w:val="24"/>
          <w:szCs w:val="24"/>
          <w:lang w:val="es-ES_tradnl" w:eastAsia="en-US"/>
        </w:rPr>
        <w:t>6.4 Limitaciones</w:t>
      </w:r>
      <w:bookmarkEnd w:id="113"/>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72"/>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14" w:name="_Toc262156409"/>
      <w:r w:rsidRPr="004A0B9E">
        <w:rPr>
          <w:rFonts w:asciiTheme="minorHAnsi" w:eastAsiaTheme="minorEastAsia" w:hAnsiTheme="minorHAnsi" w:cstheme="minorBidi"/>
          <w:color w:val="auto"/>
          <w:sz w:val="40"/>
          <w:szCs w:val="40"/>
          <w:lang w:val="es-ES_tradnl" w:eastAsia="en-US"/>
        </w:rPr>
        <w:t>Referencias</w:t>
      </w:r>
      <w:bookmarkEnd w:id="114"/>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Witten, I. H., Frank, E.: </w:t>
      </w:r>
      <w:r w:rsidR="0088617C" w:rsidRPr="004A0B9E">
        <w:rPr>
          <w:rFonts w:asciiTheme="minorHAnsi" w:eastAsiaTheme="minorEastAsia" w:hAnsiTheme="minorHAnsi" w:cstheme="minorBidi"/>
          <w:lang w:val="es-ES_tradnl" w:eastAsia="en-US"/>
        </w:rPr>
        <w:t>Data Mining: Practical Machine Learning Tools and Techniques, Second Edition.</w:t>
      </w:r>
      <w:r w:rsidRPr="004A0B9E">
        <w:rPr>
          <w:rFonts w:asciiTheme="minorHAnsi" w:eastAsiaTheme="minorEastAsia" w:hAnsiTheme="minorHAnsi" w:cstheme="minorBidi"/>
          <w:lang w:val="es-ES_tradnl" w:eastAsia="en-US"/>
        </w:rPr>
        <w:t xml:space="preserve"> 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Specht, D.</w:t>
      </w:r>
      <w:r w:rsidR="00D047A8"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 xml:space="preserve">F.: A General Regression Neural Network. IEEE Transactions on </w:t>
      </w:r>
      <w:r w:rsidR="00D047A8" w:rsidRPr="004A0B9E">
        <w:rPr>
          <w:rFonts w:asciiTheme="minorHAnsi" w:eastAsiaTheme="minorEastAsia" w:hAnsiTheme="minorHAnsi" w:cstheme="minorBidi"/>
          <w:lang w:val="es-ES_tradnl" w:eastAsia="en-US"/>
        </w:rPr>
        <w:t>Neural Networks</w:t>
      </w:r>
      <w:r w:rsidR="00217B76" w:rsidRPr="004A0B9E">
        <w:rPr>
          <w:rFonts w:asciiTheme="minorHAnsi" w:eastAsiaTheme="minorEastAsia" w:hAnsiTheme="minorHAnsi" w:cstheme="minorBidi"/>
          <w:lang w:val="es-ES_tradnl"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Breiman, L., J. H. Friedman, R. A. Olshen, and C. J. Stone.. Classification and regression</w:t>
      </w:r>
      <w:r w:rsidR="00217B76"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trees. Monterey, Calif</w:t>
      </w:r>
      <w:r w:rsidR="00217B76" w:rsidRPr="004A0B9E">
        <w:rPr>
          <w:rFonts w:asciiTheme="minorHAnsi" w:eastAsiaTheme="minorEastAsia" w:hAnsiTheme="minorHAnsi" w:cstheme="minorBidi"/>
          <w:lang w:val="es-ES_tradnl" w:eastAsia="en-US"/>
        </w:rPr>
        <w:t>ornia</w:t>
      </w:r>
      <w:r w:rsidRPr="004A0B9E">
        <w:rPr>
          <w:rFonts w:asciiTheme="minorHAnsi" w:eastAsiaTheme="minorEastAsia" w:hAnsiTheme="minorHAnsi" w:cstheme="minorBidi"/>
          <w:lang w:val="es-ES_tradnl" w:eastAsia="en-US"/>
        </w:rPr>
        <w:t>, U.S.A.: Wadsworth, Inc.</w:t>
      </w:r>
      <w:r w:rsidR="00217B76" w:rsidRPr="004A0B9E">
        <w:rPr>
          <w:rFonts w:asciiTheme="minorHAnsi" w:eastAsiaTheme="minorEastAsia" w:hAnsiTheme="minorHAnsi" w:cstheme="minorBidi"/>
          <w:lang w:val="es-ES_tradnl"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Browne, M. Strauss, D. Castelle, B. Blumenstein, M. Tomlinson, R. Lane, C.: </w:t>
      </w:r>
      <w:r w:rsidR="0088617C" w:rsidRPr="004A0B9E">
        <w:rPr>
          <w:rFonts w:asciiTheme="minorHAnsi" w:eastAsiaTheme="minorEastAsia" w:hAnsiTheme="minorHAnsi" w:cstheme="minorBidi"/>
          <w:lang w:val="es-ES_tradnl" w:eastAsia="en-US"/>
        </w:rPr>
        <w:t>Empirical Estimation of Nearshore Waves From a Global Deep-Water Wave Model</w:t>
      </w:r>
      <w:r w:rsidRPr="004A0B9E">
        <w:rPr>
          <w:rFonts w:asciiTheme="minorHAnsi" w:eastAsiaTheme="minorEastAsia" w:hAnsiTheme="minorHAnsi" w:cstheme="minorBidi"/>
          <w:lang w:val="es-ES_tradnl" w:eastAsia="en-US"/>
        </w:rPr>
        <w:t>.</w:t>
      </w:r>
      <w:r w:rsidR="009F10C6" w:rsidRPr="004A0B9E">
        <w:rPr>
          <w:rFonts w:asciiTheme="minorHAnsi" w:eastAsiaTheme="minorEastAsia" w:hAnsiTheme="minorHAnsi" w:cstheme="minorBidi"/>
          <w:lang w:val="es-ES_tradnl"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73" w:tgtFrame="new" w:history="1">
        <w:r w:rsidRPr="004A0B9E">
          <w:rPr>
            <w:rFonts w:asciiTheme="minorHAnsi" w:eastAsiaTheme="minorEastAsia" w:hAnsiTheme="minorHAnsi" w:cstheme="minorBidi"/>
            <w:lang w:val="es-ES_tradnl"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Deo M.C., Sridhar Naidu C. Real time wave forecasting using neural networks. </w:t>
      </w:r>
      <w:hyperlink r:id="rId74"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75"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Makarynskyy O. Improving wave predictions with artificial neu</w:t>
      </w:r>
      <w:r w:rsidR="005F42DD" w:rsidRPr="004A0B9E">
        <w:rPr>
          <w:rFonts w:asciiTheme="minorHAnsi" w:eastAsiaTheme="minorEastAsia" w:hAnsiTheme="minorHAnsi" w:cstheme="minorBidi"/>
          <w:lang w:val="es-ES_tradnl" w:eastAsia="en-US"/>
        </w:rPr>
        <w:t>ral networks. 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A.Baranauskas, C.Monard. Reviewing Some Machine Learning Concepts and Methods. 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Bishop, C. Neural Networks for Pattern Recognition. 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Booij, N., R. C. Ris, and L. H. Holthuijsen, A third-generation wave model for coastal regions 1. 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E. Boser, I. M. Guyon, and V. N. Vapnik. A training algorithm for optimal margin classifiers. In D. Haussler, editor 5th Annual ACM Workshop on COLT, pp 144-152, Pittsburgh, PA, 1992. ACM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J. Han y M. Kamber. Data mining: concepts and techniques, Morgan Kaufmann; 1st edition 2000</w:t>
      </w:r>
      <w:r w:rsidR="004A0B9E">
        <w:rPr>
          <w:rFonts w:asciiTheme="minorHAnsi" w:eastAsiaTheme="minorEastAsia" w:hAnsiTheme="minorHAnsi" w:cstheme="minorBidi"/>
          <w:lang w:val="es-ES_tradnl"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Haykin, S. (1994). Neural Networks: A Comprehensive Foundation. New York: Macmillan Publishing. </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Kubat, M., Bratki, I., y Michalski, </w:t>
      </w:r>
      <w:r w:rsidR="00EC41FA" w:rsidRPr="004A0B9E">
        <w:rPr>
          <w:rFonts w:asciiTheme="minorHAnsi" w:eastAsiaTheme="minorEastAsia" w:hAnsiTheme="minorHAnsi" w:cstheme="minorBidi"/>
          <w:lang w:val="es-ES_tradnl" w:eastAsia="en-US"/>
        </w:rPr>
        <w:t>R.S (</w:t>
      </w:r>
      <w:r w:rsidRPr="004A0B9E">
        <w:rPr>
          <w:rFonts w:asciiTheme="minorHAnsi" w:eastAsiaTheme="minorEastAsia" w:hAnsiTheme="minorHAnsi" w:cstheme="minorBidi"/>
          <w:lang w:val="es-ES_tradnl" w:eastAsia="en-US"/>
        </w:rPr>
        <w:t>1998). A review of Machine learning Methods</w:t>
      </w:r>
      <w:r w:rsidR="004A0B9E">
        <w:rPr>
          <w:rFonts w:asciiTheme="minorHAnsi" w:eastAsiaTheme="minorEastAsia" w:hAnsiTheme="minorHAnsi" w:cstheme="minorBidi"/>
          <w:lang w:val="es-ES_tradnl"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D. Mattera y S. Haykin. Support vector machines for dynamic reconstruction of a chaotic system. In B. Scholkopf, C.J.C. Burges, y A.J. Smola, editores, Advances in Kernel Methods - Support Vector Learning, paginas 211-242, Cambridge, MA, 1999. MIT Press.</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Huang, W., Foo, S., 2002. Neural network modelling of salinity variation in Apalachicola River. Water Research36, 356–362.</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MIT resource, Artificial Neural Networks – Lecture 6, </w:t>
      </w:r>
      <w:hyperlink r:id="rId76" w:history="1">
        <w:r w:rsidRPr="004A0B9E">
          <w:rPr>
            <w:rFonts w:asciiTheme="minorHAnsi" w:eastAsiaTheme="minorEastAsia" w:hAnsiTheme="minorHAnsi" w:cstheme="minorBidi"/>
            <w:lang w:val="es-ES_tradnl" w:eastAsia="en-US"/>
          </w:rPr>
          <w:t>http://ocw.mit.edu/NR/rdonlyres/Sloan-School-of-Management/15-062Data-MiningSpring2003/650A194A-828C-4990-98CE-7EB966628437/0/NeuralNet2002.pdf</w:t>
        </w:r>
      </w:hyperlink>
      <w:r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K.R. Muller, A. Smola, G. Ratsch, B. Scholkopf, J. Kohlmorgen, and V. Vapnik. Predicting time series with support vector machines. En W. Gerstner, A. Germond, M. Hasler, y J.D. Nicoud, editores, Artificial Neural Networks - ICANN'97, paginas 999-1004, Berlin, 1997. 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Patterson, D. (1996). Artificial Neural Networks. 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Quinlan, J. R. Learning with continuous classes. In N. Adams and L. Sterling,</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editors, Proceedings of the Fifth Australian Joint Conference on Artificial Intelligence,Hobart, Tasmania. 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B. Scholkopf, C. Burges, Y V. Vapnik. Extracting support data for a given</w:t>
      </w:r>
      <w:r w:rsidR="000A7881"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task. En U. M. Fayyad y R. Uthurusamy, editores, Proceedings, First International Conference on Knowledge Discovery and Data Mining, Menlo Park 1995. AAAI Press.</w:t>
      </w:r>
      <w:r w:rsidR="00D078A7">
        <w:rPr>
          <w:rFonts w:asciiTheme="minorHAnsi" w:eastAsiaTheme="minorEastAsia" w:hAnsiTheme="minorHAnsi" w:cstheme="minorBidi"/>
          <w:lang w:val="es-ES_tradnl" w:eastAsia="en-US"/>
        </w:rPr>
        <w:t xml:space="preserve"> </w:t>
      </w:r>
    </w:p>
    <w:p w:rsidR="00800FF3"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D078A7">
        <w:rPr>
          <w:rFonts w:asciiTheme="minorHAnsi" w:eastAsiaTheme="minorEastAsia" w:hAnsiTheme="minorHAnsi" w:cstheme="minorBidi"/>
          <w:lang w:val="es-ES_tradnl" w:eastAsia="en-US"/>
        </w:rPr>
        <w:t>Smola y B. Scholkopf (1998). A tutorial on support vector regression.</w:t>
      </w:r>
    </w:p>
    <w:p w:rsidR="00800FF3" w:rsidRPr="004A0B9E" w:rsidRDefault="00212B45"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7" w:history="1">
        <w:r w:rsidR="00800FF3" w:rsidRPr="004A0B9E">
          <w:rPr>
            <w:rFonts w:asciiTheme="minorHAnsi" w:eastAsiaTheme="minorEastAsia" w:hAnsiTheme="minorHAnsi" w:cstheme="minorBidi"/>
            <w:lang w:val="es-ES_tradnl" w:eastAsia="en-US"/>
          </w:rPr>
          <w:t>Shalizi</w:t>
        </w:r>
      </w:hyperlink>
      <w:r w:rsidR="00800FF3" w:rsidRPr="004A0B9E">
        <w:rPr>
          <w:rFonts w:asciiTheme="minorHAnsi" w:eastAsiaTheme="minorEastAsia" w:hAnsiTheme="minorHAnsi" w:cstheme="minorBidi"/>
          <w:lang w:val="es-ES_tradnl" w:eastAsia="en-US"/>
        </w:rPr>
        <w:t xml:space="preserve"> Cosma, Regression Trees– Lecture 10, </w:t>
      </w:r>
      <w:hyperlink r:id="rId78" w:history="1">
        <w:r w:rsidR="00800FF3" w:rsidRPr="004A0B9E">
          <w:rPr>
            <w:rFonts w:asciiTheme="minorHAnsi" w:eastAsiaTheme="minorEastAsia" w:hAnsiTheme="minorHAnsi" w:cstheme="minorBidi"/>
            <w:lang w:val="es-ES_tradnl" w:eastAsia="en-US"/>
          </w:rPr>
          <w:t>http://www.stat.cmu.edu/~cshalizi/350-2006/lecture-10.pdf</w:t>
        </w:r>
      </w:hyperlink>
      <w:r w:rsidR="00800FF3" w:rsidRPr="004A0B9E">
        <w:rPr>
          <w:rFonts w:asciiTheme="minorHAnsi" w:eastAsiaTheme="minorEastAsia" w:hAnsiTheme="minorHAnsi" w:cstheme="minorBidi"/>
          <w:lang w:val="es-ES_tradnl"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V. Vapnik, S. Golowich, y A. Smola. Support vector method for function approximation regression estimation, and signal processing. En M. Mozer, M. Jordan, y T. Petsche, editores, Advances in Neural Information Processing Systems 9, paginas 281-287, Cambridge, MA, 1997. 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Caldwell, P., 2005: Validity of North Shore, Oahu, Hawaiian Islands surf observations. Journal of Coastal Research, 21(1), 2005.</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1991a: A third-generation model for wind waves on slowly varying, unsteady and inhomogeneous depths and currents. 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Tolman, H. L., 1992: Effects of numerics on the physics in a third-generation wind-wave model. J. Phys. Oceanogr., 22, 1095-1111.</w:t>
      </w:r>
    </w:p>
    <w:p w:rsidR="000A7881" w:rsidRPr="004A0B9E" w:rsidRDefault="00212B45"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79" w:history="1">
        <w:r w:rsidR="000A7881" w:rsidRPr="004A0B9E">
          <w:rPr>
            <w:rFonts w:asciiTheme="minorHAnsi" w:eastAsiaTheme="minorEastAsia" w:hAnsiTheme="minorHAnsi" w:cstheme="minorBidi"/>
            <w:lang w:val="es-ES_tradnl" w:eastAsia="en-US"/>
          </w:rPr>
          <w:t>Tolman, H. L., 1997</w:t>
        </w:r>
      </w:hyperlink>
      <w:r w:rsidR="000A7881" w:rsidRPr="004A0B9E">
        <w:rPr>
          <w:rFonts w:asciiTheme="minorHAnsi" w:eastAsiaTheme="minorEastAsia" w:hAnsiTheme="minorHAnsi" w:cstheme="minorBidi"/>
          <w:lang w:val="es-ES_tradnl" w:eastAsia="en-US"/>
        </w:rPr>
        <w:t>: User manual and system documentation of WAVEWATCH-III version 1.15. NOAA / NWS / NCEP / OMB Technical Note 151, 97 pp. (0.74MB PDF file).</w:t>
      </w:r>
    </w:p>
    <w:p w:rsidR="000A7881" w:rsidRPr="004A0B9E" w:rsidRDefault="00212B45"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0" w:history="1">
        <w:r w:rsidR="000A7881" w:rsidRPr="004A0B9E">
          <w:rPr>
            <w:rFonts w:asciiTheme="minorHAnsi" w:eastAsiaTheme="minorEastAsia" w:hAnsiTheme="minorHAnsi" w:cstheme="minorBidi"/>
            <w:lang w:val="es-ES_tradnl" w:eastAsia="en-US"/>
          </w:rPr>
          <w:t>Tolman, H. L., 1999a</w:t>
        </w:r>
      </w:hyperlink>
      <w:r w:rsidR="000A7881" w:rsidRPr="004A0B9E">
        <w:rPr>
          <w:rFonts w:asciiTheme="minorHAnsi" w:eastAsiaTheme="minorEastAsia" w:hAnsiTheme="minorHAnsi" w:cstheme="minorBidi"/>
          <w:lang w:val="es-ES_tradnl" w:eastAsia="en-US"/>
        </w:rPr>
        <w:t>: User manual and system documentation of WAVEWATCH-III version 1.18. NOAA / NWS / NCEP / OMB Technical Note 166, 110 pp. (0.76Mb pdf file).</w:t>
      </w:r>
    </w:p>
    <w:p w:rsidR="000A7881" w:rsidRPr="004A0B9E" w:rsidRDefault="00212B45"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1"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a: User manual and system documentation of WAVEWATCH III version 3.14. NOAA / NWS / NCEP / MMAB Technical Note 276, 194 pp.+ Appendices (0.83Mb pdf file).</w:t>
      </w:r>
    </w:p>
    <w:p w:rsidR="000A7881" w:rsidRPr="004A0B9E" w:rsidRDefault="00212B45"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hyperlink r:id="rId82" w:history="1">
        <w:r w:rsidR="000A7881" w:rsidRPr="004A0B9E">
          <w:rPr>
            <w:rFonts w:asciiTheme="minorHAnsi" w:eastAsiaTheme="minorEastAsia" w:hAnsiTheme="minorHAnsi" w:cstheme="minorBidi"/>
            <w:lang w:val="es-ES_tradnl" w:eastAsia="en-US"/>
          </w:rPr>
          <w:t>Tolman, H. L., 2009</w:t>
        </w:r>
      </w:hyperlink>
      <w:r w:rsidR="000A7881" w:rsidRPr="004A0B9E">
        <w:rPr>
          <w:rFonts w:asciiTheme="minorHAnsi" w:eastAsiaTheme="minorEastAsia" w:hAnsiTheme="minorHAnsi" w:cstheme="minorBidi"/>
          <w:lang w:val="es-ES_tradnl" w:eastAsia="en-US"/>
        </w:rPr>
        <w:t xml:space="preserve">b: Operational Use of WAVEWATCH III.  Webcast produced by COMET program. Accessed 02/11/2009 11:00 am. Url: </w:t>
      </w:r>
      <w:hyperlink r:id="rId83" w:history="1">
        <w:r w:rsidR="000A7881" w:rsidRPr="004A0B9E">
          <w:rPr>
            <w:rFonts w:asciiTheme="minorHAnsi" w:eastAsiaTheme="minorEastAsia" w:hAnsiTheme="minorHAnsi" w:cstheme="minorBidi"/>
            <w:lang w:val="es-ES_tradnl" w:eastAsia="en-US"/>
          </w:rPr>
          <w:t>http://www.meted.ucar.edu/oceans/wavewatch3/index.htm</w:t>
        </w:r>
      </w:hyperlink>
      <w:r w:rsidR="000A7881" w:rsidRPr="004A0B9E">
        <w:rPr>
          <w:rFonts w:asciiTheme="minorHAnsi" w:eastAsiaTheme="minorEastAsia" w:hAnsiTheme="minorHAnsi" w:cstheme="minorBidi"/>
          <w:lang w:val="es-ES_tradnl" w:eastAsia="en-US"/>
        </w:rPr>
        <w:t>.</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WMO (World Meteorological Organization), Guide to wave analysis and forecasting, 1998 Second Edition.</w:t>
      </w:r>
    </w:p>
    <w:p w:rsidR="000A7881" w:rsidRPr="000A7881" w:rsidRDefault="000A7881" w:rsidP="000A7881">
      <w:pPr>
        <w:spacing w:after="200" w:line="276" w:lineRule="auto"/>
        <w:ind w:firstLine="720"/>
        <w:jc w:val="both"/>
        <w:rPr>
          <w:rFonts w:asciiTheme="minorHAnsi" w:eastAsiaTheme="minorEastAsia" w:hAnsiTheme="minorHAnsi" w:cstheme="minorBidi"/>
          <w:lang w:val="es-ES_tradnl" w:eastAsia="en-US"/>
        </w:rPr>
      </w:pPr>
    </w:p>
    <w:sectPr w:rsidR="000A7881" w:rsidRPr="000A7881" w:rsidSect="00724A76">
      <w:headerReference w:type="default" r:id="rId8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2CC7" w:rsidRDefault="00EA2CC7" w:rsidP="00966779">
      <w:r>
        <w:separator/>
      </w:r>
    </w:p>
  </w:endnote>
  <w:endnote w:type="continuationSeparator" w:id="1">
    <w:p w:rsidR="00EA2CC7" w:rsidRDefault="00EA2CC7"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470430" w:rsidRDefault="00212B45">
        <w:pPr>
          <w:pStyle w:val="Piedepgina"/>
          <w:jc w:val="center"/>
        </w:pPr>
        <w:fldSimple w:instr=" PAGE   \* MERGEFORMAT ">
          <w:r w:rsidR="001A0EEA">
            <w:rPr>
              <w:noProof/>
            </w:rPr>
            <w:t>48</w:t>
          </w:r>
        </w:fldSimple>
      </w:p>
    </w:sdtContent>
  </w:sdt>
  <w:p w:rsidR="00470430" w:rsidRDefault="0047043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2CC7" w:rsidRDefault="00EA2CC7" w:rsidP="00966779">
      <w:r>
        <w:separator/>
      </w:r>
    </w:p>
  </w:footnote>
  <w:footnote w:type="continuationSeparator" w:id="1">
    <w:p w:rsidR="00EA2CC7" w:rsidRDefault="00EA2CC7" w:rsidP="00966779">
      <w:r>
        <w:continuationSeparator/>
      </w:r>
    </w:p>
  </w:footnote>
  <w:footnote w:id="2">
    <w:p w:rsidR="00470430" w:rsidRDefault="00470430"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470430" w:rsidRPr="000E4005" w:rsidRDefault="00470430" w:rsidP="00BE351A">
      <w:pPr>
        <w:pStyle w:val="Textonotapie"/>
      </w:pPr>
    </w:p>
  </w:footnote>
  <w:footnote w:id="3">
    <w:p w:rsidR="00470430" w:rsidRPr="00B77420" w:rsidRDefault="00470430"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7F2C8B" w:rsidRDefault="00470430">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912" w:rsidRPr="008B0111" w:rsidRDefault="00321912">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0430" w:rsidRPr="008B0111" w:rsidRDefault="00470430">
    <w:pPr>
      <w:pStyle w:val="Encabezado"/>
      <w:rPr>
        <w:rFonts w:asciiTheme="minorHAnsi" w:hAnsiTheme="minorHAnsi" w:cstheme="minorHAnsi"/>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6">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5">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9">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4"/>
  </w:num>
  <w:num w:numId="2">
    <w:abstractNumId w:val="39"/>
  </w:num>
  <w:num w:numId="3">
    <w:abstractNumId w:val="13"/>
  </w:num>
  <w:num w:numId="4">
    <w:abstractNumId w:val="31"/>
  </w:num>
  <w:num w:numId="5">
    <w:abstractNumId w:val="10"/>
  </w:num>
  <w:num w:numId="6">
    <w:abstractNumId w:val="37"/>
  </w:num>
  <w:num w:numId="7">
    <w:abstractNumId w:val="7"/>
  </w:num>
  <w:num w:numId="8">
    <w:abstractNumId w:val="19"/>
  </w:num>
  <w:num w:numId="9">
    <w:abstractNumId w:val="34"/>
  </w:num>
  <w:num w:numId="10">
    <w:abstractNumId w:val="0"/>
  </w:num>
  <w:num w:numId="11">
    <w:abstractNumId w:val="1"/>
  </w:num>
  <w:num w:numId="12">
    <w:abstractNumId w:val="26"/>
  </w:num>
  <w:num w:numId="13">
    <w:abstractNumId w:val="43"/>
  </w:num>
  <w:num w:numId="14">
    <w:abstractNumId w:val="21"/>
  </w:num>
  <w:num w:numId="15">
    <w:abstractNumId w:val="15"/>
  </w:num>
  <w:num w:numId="16">
    <w:abstractNumId w:val="35"/>
  </w:num>
  <w:num w:numId="17">
    <w:abstractNumId w:val="2"/>
  </w:num>
  <w:num w:numId="18">
    <w:abstractNumId w:val="28"/>
  </w:num>
  <w:num w:numId="19">
    <w:abstractNumId w:val="3"/>
  </w:num>
  <w:num w:numId="20">
    <w:abstractNumId w:val="12"/>
  </w:num>
  <w:num w:numId="21">
    <w:abstractNumId w:val="14"/>
  </w:num>
  <w:num w:numId="22">
    <w:abstractNumId w:val="20"/>
  </w:num>
  <w:num w:numId="23">
    <w:abstractNumId w:val="25"/>
  </w:num>
  <w:num w:numId="24">
    <w:abstractNumId w:val="27"/>
  </w:num>
  <w:num w:numId="25">
    <w:abstractNumId w:val="30"/>
  </w:num>
  <w:num w:numId="26">
    <w:abstractNumId w:val="22"/>
  </w:num>
  <w:num w:numId="27">
    <w:abstractNumId w:val="4"/>
  </w:num>
  <w:num w:numId="28">
    <w:abstractNumId w:val="18"/>
  </w:num>
  <w:num w:numId="29">
    <w:abstractNumId w:val="6"/>
  </w:num>
  <w:num w:numId="30">
    <w:abstractNumId w:val="29"/>
  </w:num>
  <w:num w:numId="31">
    <w:abstractNumId w:val="42"/>
  </w:num>
  <w:num w:numId="32">
    <w:abstractNumId w:val="16"/>
  </w:num>
  <w:num w:numId="33">
    <w:abstractNumId w:val="40"/>
  </w:num>
  <w:num w:numId="34">
    <w:abstractNumId w:val="23"/>
  </w:num>
  <w:num w:numId="35">
    <w:abstractNumId w:val="41"/>
  </w:num>
  <w:num w:numId="36">
    <w:abstractNumId w:val="32"/>
  </w:num>
  <w:num w:numId="37">
    <w:abstractNumId w:val="38"/>
  </w:num>
  <w:num w:numId="38">
    <w:abstractNumId w:val="11"/>
  </w:num>
  <w:num w:numId="39">
    <w:abstractNumId w:val="17"/>
  </w:num>
  <w:num w:numId="40">
    <w:abstractNumId w:val="9"/>
  </w:num>
  <w:num w:numId="41">
    <w:abstractNumId w:val="36"/>
  </w:num>
  <w:num w:numId="42">
    <w:abstractNumId w:val="8"/>
  </w:num>
  <w:num w:numId="43">
    <w:abstractNumId w:val="5"/>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hdrShapeDefaults>
    <o:shapedefaults v:ext="edit" spidmax="66562"/>
  </w:hdrShapeDefaults>
  <w:footnotePr>
    <w:footnote w:id="0"/>
    <w:footnote w:id="1"/>
  </w:footnotePr>
  <w:endnotePr>
    <w:endnote w:id="0"/>
    <w:endnote w:id="1"/>
  </w:endnotePr>
  <w:compat/>
  <w:rsids>
    <w:rsidRoot w:val="007E1A9C"/>
    <w:rsid w:val="0000192C"/>
    <w:rsid w:val="00003DC5"/>
    <w:rsid w:val="00007D48"/>
    <w:rsid w:val="00010034"/>
    <w:rsid w:val="00011210"/>
    <w:rsid w:val="000118D2"/>
    <w:rsid w:val="00013381"/>
    <w:rsid w:val="00034AC0"/>
    <w:rsid w:val="0003768D"/>
    <w:rsid w:val="00046C4B"/>
    <w:rsid w:val="0005717A"/>
    <w:rsid w:val="000609DF"/>
    <w:rsid w:val="00060EF0"/>
    <w:rsid w:val="00066618"/>
    <w:rsid w:val="00074EEB"/>
    <w:rsid w:val="000778A8"/>
    <w:rsid w:val="0008031C"/>
    <w:rsid w:val="0008170A"/>
    <w:rsid w:val="00092415"/>
    <w:rsid w:val="000962FC"/>
    <w:rsid w:val="00097C73"/>
    <w:rsid w:val="000A2CA9"/>
    <w:rsid w:val="000A3D0F"/>
    <w:rsid w:val="000A7881"/>
    <w:rsid w:val="000B4A58"/>
    <w:rsid w:val="000D52E3"/>
    <w:rsid w:val="000E065C"/>
    <w:rsid w:val="000E154B"/>
    <w:rsid w:val="000E19E4"/>
    <w:rsid w:val="000F53E1"/>
    <w:rsid w:val="000F5D39"/>
    <w:rsid w:val="000F6049"/>
    <w:rsid w:val="000F6FF8"/>
    <w:rsid w:val="00107237"/>
    <w:rsid w:val="0012362B"/>
    <w:rsid w:val="001340A8"/>
    <w:rsid w:val="001359AF"/>
    <w:rsid w:val="00137A65"/>
    <w:rsid w:val="001455BC"/>
    <w:rsid w:val="00152222"/>
    <w:rsid w:val="0015552C"/>
    <w:rsid w:val="001600AE"/>
    <w:rsid w:val="00164635"/>
    <w:rsid w:val="001653C1"/>
    <w:rsid w:val="001655C8"/>
    <w:rsid w:val="001658AE"/>
    <w:rsid w:val="00167008"/>
    <w:rsid w:val="00173326"/>
    <w:rsid w:val="001828ED"/>
    <w:rsid w:val="0019066F"/>
    <w:rsid w:val="001928C6"/>
    <w:rsid w:val="00196BDB"/>
    <w:rsid w:val="00196F2E"/>
    <w:rsid w:val="00197953"/>
    <w:rsid w:val="001A0EEA"/>
    <w:rsid w:val="001C416F"/>
    <w:rsid w:val="001C67CC"/>
    <w:rsid w:val="001D05BB"/>
    <w:rsid w:val="001D0FA7"/>
    <w:rsid w:val="001D3DF2"/>
    <w:rsid w:val="001D5E89"/>
    <w:rsid w:val="001E3305"/>
    <w:rsid w:val="001E331A"/>
    <w:rsid w:val="001E44FF"/>
    <w:rsid w:val="001F2621"/>
    <w:rsid w:val="001F2E1B"/>
    <w:rsid w:val="00205764"/>
    <w:rsid w:val="00206103"/>
    <w:rsid w:val="00206A47"/>
    <w:rsid w:val="00212B45"/>
    <w:rsid w:val="002147EE"/>
    <w:rsid w:val="00216F2A"/>
    <w:rsid w:val="00217B76"/>
    <w:rsid w:val="0022482F"/>
    <w:rsid w:val="0023083D"/>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63F1"/>
    <w:rsid w:val="002B0978"/>
    <w:rsid w:val="002C0BB1"/>
    <w:rsid w:val="002C3CF7"/>
    <w:rsid w:val="002E4AEC"/>
    <w:rsid w:val="002E6D42"/>
    <w:rsid w:val="00305E2C"/>
    <w:rsid w:val="003073B2"/>
    <w:rsid w:val="00317DFA"/>
    <w:rsid w:val="00321912"/>
    <w:rsid w:val="00343549"/>
    <w:rsid w:val="00347A65"/>
    <w:rsid w:val="0035423B"/>
    <w:rsid w:val="0035750D"/>
    <w:rsid w:val="003618A8"/>
    <w:rsid w:val="00365230"/>
    <w:rsid w:val="00371519"/>
    <w:rsid w:val="00371A94"/>
    <w:rsid w:val="00375173"/>
    <w:rsid w:val="00375E7E"/>
    <w:rsid w:val="0039428F"/>
    <w:rsid w:val="003A299C"/>
    <w:rsid w:val="003A4BEC"/>
    <w:rsid w:val="003B14E5"/>
    <w:rsid w:val="003C4BD6"/>
    <w:rsid w:val="003D11A0"/>
    <w:rsid w:val="003E45D5"/>
    <w:rsid w:val="00403768"/>
    <w:rsid w:val="004072D7"/>
    <w:rsid w:val="00414D78"/>
    <w:rsid w:val="00415B85"/>
    <w:rsid w:val="00422FB4"/>
    <w:rsid w:val="004269BF"/>
    <w:rsid w:val="0044363D"/>
    <w:rsid w:val="0044485A"/>
    <w:rsid w:val="0044781C"/>
    <w:rsid w:val="00454063"/>
    <w:rsid w:val="00470430"/>
    <w:rsid w:val="00477D19"/>
    <w:rsid w:val="0048492D"/>
    <w:rsid w:val="00494336"/>
    <w:rsid w:val="00496145"/>
    <w:rsid w:val="0049639B"/>
    <w:rsid w:val="004A0B9E"/>
    <w:rsid w:val="004A0D54"/>
    <w:rsid w:val="004A100B"/>
    <w:rsid w:val="004A3E0B"/>
    <w:rsid w:val="004B2769"/>
    <w:rsid w:val="004C7304"/>
    <w:rsid w:val="004E3420"/>
    <w:rsid w:val="004F14D1"/>
    <w:rsid w:val="004F1600"/>
    <w:rsid w:val="004F3A8D"/>
    <w:rsid w:val="004F425E"/>
    <w:rsid w:val="004F6ABC"/>
    <w:rsid w:val="0050748B"/>
    <w:rsid w:val="0051186B"/>
    <w:rsid w:val="00516AC0"/>
    <w:rsid w:val="00533D29"/>
    <w:rsid w:val="005362EB"/>
    <w:rsid w:val="00541C52"/>
    <w:rsid w:val="005470A1"/>
    <w:rsid w:val="00560F12"/>
    <w:rsid w:val="00564676"/>
    <w:rsid w:val="00571FAC"/>
    <w:rsid w:val="0057427A"/>
    <w:rsid w:val="0058038C"/>
    <w:rsid w:val="005874B0"/>
    <w:rsid w:val="00591E7F"/>
    <w:rsid w:val="005A0F8E"/>
    <w:rsid w:val="005A6983"/>
    <w:rsid w:val="005A7071"/>
    <w:rsid w:val="005B1B0B"/>
    <w:rsid w:val="005B1E22"/>
    <w:rsid w:val="005C3EE3"/>
    <w:rsid w:val="005D0768"/>
    <w:rsid w:val="005D08FE"/>
    <w:rsid w:val="005D62AC"/>
    <w:rsid w:val="005D6859"/>
    <w:rsid w:val="005D7687"/>
    <w:rsid w:val="005E2C2D"/>
    <w:rsid w:val="005E61A4"/>
    <w:rsid w:val="005F03F3"/>
    <w:rsid w:val="005F42DD"/>
    <w:rsid w:val="005F4E2C"/>
    <w:rsid w:val="00606A89"/>
    <w:rsid w:val="00614E48"/>
    <w:rsid w:val="00620B7C"/>
    <w:rsid w:val="00623AF7"/>
    <w:rsid w:val="00624F4E"/>
    <w:rsid w:val="0063420E"/>
    <w:rsid w:val="0063504C"/>
    <w:rsid w:val="006439DD"/>
    <w:rsid w:val="0064755C"/>
    <w:rsid w:val="00665592"/>
    <w:rsid w:val="00673060"/>
    <w:rsid w:val="00683CA6"/>
    <w:rsid w:val="006944E8"/>
    <w:rsid w:val="006A0B63"/>
    <w:rsid w:val="006A23D7"/>
    <w:rsid w:val="006A4BE8"/>
    <w:rsid w:val="006A7B6D"/>
    <w:rsid w:val="006B7F72"/>
    <w:rsid w:val="006C5BA1"/>
    <w:rsid w:val="006D60A3"/>
    <w:rsid w:val="006E01A2"/>
    <w:rsid w:val="006E481B"/>
    <w:rsid w:val="006E792A"/>
    <w:rsid w:val="006F10BA"/>
    <w:rsid w:val="006F5607"/>
    <w:rsid w:val="007062E9"/>
    <w:rsid w:val="007066A0"/>
    <w:rsid w:val="00717687"/>
    <w:rsid w:val="007206D1"/>
    <w:rsid w:val="00724A76"/>
    <w:rsid w:val="007266D2"/>
    <w:rsid w:val="0073087A"/>
    <w:rsid w:val="007356C4"/>
    <w:rsid w:val="007364A3"/>
    <w:rsid w:val="007429F7"/>
    <w:rsid w:val="00747A17"/>
    <w:rsid w:val="00754550"/>
    <w:rsid w:val="00760D53"/>
    <w:rsid w:val="00765529"/>
    <w:rsid w:val="007773DE"/>
    <w:rsid w:val="007841CF"/>
    <w:rsid w:val="00791162"/>
    <w:rsid w:val="007A660B"/>
    <w:rsid w:val="007B04A9"/>
    <w:rsid w:val="007B1812"/>
    <w:rsid w:val="007C6628"/>
    <w:rsid w:val="007D1A9C"/>
    <w:rsid w:val="007D3B17"/>
    <w:rsid w:val="007D4478"/>
    <w:rsid w:val="007D4CBF"/>
    <w:rsid w:val="007D4ED4"/>
    <w:rsid w:val="007E0CA0"/>
    <w:rsid w:val="007E1A9C"/>
    <w:rsid w:val="007E3147"/>
    <w:rsid w:val="007E3CDB"/>
    <w:rsid w:val="007E797F"/>
    <w:rsid w:val="007F2768"/>
    <w:rsid w:val="007F2C8B"/>
    <w:rsid w:val="007F344D"/>
    <w:rsid w:val="007F3B12"/>
    <w:rsid w:val="007F4189"/>
    <w:rsid w:val="00800FF3"/>
    <w:rsid w:val="008032AB"/>
    <w:rsid w:val="00806823"/>
    <w:rsid w:val="00823624"/>
    <w:rsid w:val="00835A6B"/>
    <w:rsid w:val="00840516"/>
    <w:rsid w:val="00844C18"/>
    <w:rsid w:val="00844FA5"/>
    <w:rsid w:val="00863C9D"/>
    <w:rsid w:val="00873123"/>
    <w:rsid w:val="008841EA"/>
    <w:rsid w:val="0088617C"/>
    <w:rsid w:val="008911F9"/>
    <w:rsid w:val="00896CD9"/>
    <w:rsid w:val="008A031B"/>
    <w:rsid w:val="008A1C10"/>
    <w:rsid w:val="008B0111"/>
    <w:rsid w:val="008B4A52"/>
    <w:rsid w:val="008B4B03"/>
    <w:rsid w:val="008B545C"/>
    <w:rsid w:val="008C3E75"/>
    <w:rsid w:val="008D25B6"/>
    <w:rsid w:val="008D29A3"/>
    <w:rsid w:val="008D59EA"/>
    <w:rsid w:val="008E2945"/>
    <w:rsid w:val="008E5254"/>
    <w:rsid w:val="008E6C10"/>
    <w:rsid w:val="008F2148"/>
    <w:rsid w:val="00903661"/>
    <w:rsid w:val="00904CA6"/>
    <w:rsid w:val="00914508"/>
    <w:rsid w:val="00915AAD"/>
    <w:rsid w:val="00922F6C"/>
    <w:rsid w:val="00936539"/>
    <w:rsid w:val="00936C7C"/>
    <w:rsid w:val="00937ADA"/>
    <w:rsid w:val="009504BA"/>
    <w:rsid w:val="009666AC"/>
    <w:rsid w:val="00966779"/>
    <w:rsid w:val="00972234"/>
    <w:rsid w:val="009735B1"/>
    <w:rsid w:val="00980649"/>
    <w:rsid w:val="00992FB1"/>
    <w:rsid w:val="00994D5A"/>
    <w:rsid w:val="00996B26"/>
    <w:rsid w:val="009A532E"/>
    <w:rsid w:val="009A7F6A"/>
    <w:rsid w:val="009B2164"/>
    <w:rsid w:val="009D1A7C"/>
    <w:rsid w:val="009E0DCA"/>
    <w:rsid w:val="009E19F9"/>
    <w:rsid w:val="009E539F"/>
    <w:rsid w:val="009F10C6"/>
    <w:rsid w:val="009F17AB"/>
    <w:rsid w:val="009F1D96"/>
    <w:rsid w:val="00A01789"/>
    <w:rsid w:val="00A04B9E"/>
    <w:rsid w:val="00A207F9"/>
    <w:rsid w:val="00A22B92"/>
    <w:rsid w:val="00A2615B"/>
    <w:rsid w:val="00A316D4"/>
    <w:rsid w:val="00A33692"/>
    <w:rsid w:val="00A33E0E"/>
    <w:rsid w:val="00A37A34"/>
    <w:rsid w:val="00A45E1A"/>
    <w:rsid w:val="00A461DE"/>
    <w:rsid w:val="00A62C0C"/>
    <w:rsid w:val="00A6402E"/>
    <w:rsid w:val="00A721FC"/>
    <w:rsid w:val="00A73544"/>
    <w:rsid w:val="00A8592F"/>
    <w:rsid w:val="00A94AA7"/>
    <w:rsid w:val="00A96936"/>
    <w:rsid w:val="00A9788B"/>
    <w:rsid w:val="00AA2405"/>
    <w:rsid w:val="00AA37D7"/>
    <w:rsid w:val="00AB5D94"/>
    <w:rsid w:val="00AB6760"/>
    <w:rsid w:val="00AB7B7B"/>
    <w:rsid w:val="00AC23BA"/>
    <w:rsid w:val="00AC2F71"/>
    <w:rsid w:val="00AC3260"/>
    <w:rsid w:val="00AC7B26"/>
    <w:rsid w:val="00AD064F"/>
    <w:rsid w:val="00AD133E"/>
    <w:rsid w:val="00AD6966"/>
    <w:rsid w:val="00AE3F29"/>
    <w:rsid w:val="00AE4FEB"/>
    <w:rsid w:val="00AE56AF"/>
    <w:rsid w:val="00AF50B0"/>
    <w:rsid w:val="00B02001"/>
    <w:rsid w:val="00B024C7"/>
    <w:rsid w:val="00B066E3"/>
    <w:rsid w:val="00B1276E"/>
    <w:rsid w:val="00B1785D"/>
    <w:rsid w:val="00B31E41"/>
    <w:rsid w:val="00B36AAC"/>
    <w:rsid w:val="00B440F8"/>
    <w:rsid w:val="00B53943"/>
    <w:rsid w:val="00B562BE"/>
    <w:rsid w:val="00B62C19"/>
    <w:rsid w:val="00B63E55"/>
    <w:rsid w:val="00B67A24"/>
    <w:rsid w:val="00B716DC"/>
    <w:rsid w:val="00B833C6"/>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2DE5"/>
    <w:rsid w:val="00C21D69"/>
    <w:rsid w:val="00C258FA"/>
    <w:rsid w:val="00C25ECB"/>
    <w:rsid w:val="00C315CC"/>
    <w:rsid w:val="00C3458F"/>
    <w:rsid w:val="00C3619D"/>
    <w:rsid w:val="00C43459"/>
    <w:rsid w:val="00C46963"/>
    <w:rsid w:val="00C54FE9"/>
    <w:rsid w:val="00C56A15"/>
    <w:rsid w:val="00C756DC"/>
    <w:rsid w:val="00C83EC3"/>
    <w:rsid w:val="00C858D6"/>
    <w:rsid w:val="00C946EE"/>
    <w:rsid w:val="00C97645"/>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25218"/>
    <w:rsid w:val="00D33ABF"/>
    <w:rsid w:val="00D534FA"/>
    <w:rsid w:val="00D549BF"/>
    <w:rsid w:val="00D71522"/>
    <w:rsid w:val="00D72F70"/>
    <w:rsid w:val="00D944DA"/>
    <w:rsid w:val="00DA0876"/>
    <w:rsid w:val="00DA31A7"/>
    <w:rsid w:val="00DA4FCC"/>
    <w:rsid w:val="00DB04C7"/>
    <w:rsid w:val="00DB4F85"/>
    <w:rsid w:val="00DC3F1F"/>
    <w:rsid w:val="00DF5EE2"/>
    <w:rsid w:val="00E02781"/>
    <w:rsid w:val="00E13634"/>
    <w:rsid w:val="00E15F1E"/>
    <w:rsid w:val="00E23D3D"/>
    <w:rsid w:val="00E3711A"/>
    <w:rsid w:val="00E479A5"/>
    <w:rsid w:val="00E505A6"/>
    <w:rsid w:val="00E5290A"/>
    <w:rsid w:val="00E64355"/>
    <w:rsid w:val="00E76D3C"/>
    <w:rsid w:val="00E910B9"/>
    <w:rsid w:val="00EA2CC7"/>
    <w:rsid w:val="00EA34E4"/>
    <w:rsid w:val="00EB3556"/>
    <w:rsid w:val="00EB42C4"/>
    <w:rsid w:val="00EB5564"/>
    <w:rsid w:val="00EC3BF1"/>
    <w:rsid w:val="00EC41FA"/>
    <w:rsid w:val="00EC765D"/>
    <w:rsid w:val="00ED10A6"/>
    <w:rsid w:val="00ED39F6"/>
    <w:rsid w:val="00ED7526"/>
    <w:rsid w:val="00EF0E28"/>
    <w:rsid w:val="00EF3965"/>
    <w:rsid w:val="00EF536C"/>
    <w:rsid w:val="00EF53E7"/>
    <w:rsid w:val="00EF6F02"/>
    <w:rsid w:val="00F0042F"/>
    <w:rsid w:val="00F0180A"/>
    <w:rsid w:val="00F063AA"/>
    <w:rsid w:val="00F07621"/>
    <w:rsid w:val="00F07C5C"/>
    <w:rsid w:val="00F15B63"/>
    <w:rsid w:val="00F17D8B"/>
    <w:rsid w:val="00F273F3"/>
    <w:rsid w:val="00F314E1"/>
    <w:rsid w:val="00F34050"/>
    <w:rsid w:val="00F35440"/>
    <w:rsid w:val="00F40794"/>
    <w:rsid w:val="00F45A05"/>
    <w:rsid w:val="00F5191B"/>
    <w:rsid w:val="00F54C24"/>
    <w:rsid w:val="00F56E5F"/>
    <w:rsid w:val="00F57E38"/>
    <w:rsid w:val="00F64A48"/>
    <w:rsid w:val="00FA160D"/>
    <w:rsid w:val="00FB4879"/>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chart" Target="charts/chart4.xml"/><Relationship Id="rId21" Type="http://schemas.openxmlformats.org/officeDocument/2006/relationships/image" Target="media/image9.jpeg"/><Relationship Id="rId34" Type="http://schemas.openxmlformats.org/officeDocument/2006/relationships/header" Target="header3.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ocw.mit.edu/NR/rdonlyres/Sloan-School-of-Management/15-062Data-MiningSpring2003/650A194A-828C-4990-98CE-7EB966628437/0/NeuralNet2002.pdf" TargetMode="External"/><Relationship Id="rId84"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en.wikipedia.org/wiki/Function_approximation" TargetMode="External"/><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www.ingentaconnect.com/content/els/00298018;jsessionid=3ldc1bvjg94j9.alice" TargetMode="External"/><Relationship Id="rId79" Type="http://schemas.openxmlformats.org/officeDocument/2006/relationships/hyperlink" Target="http://polar.ncep.noaa.gov/mmab/papers/tn151/OMB_151.pdf" TargetMode="Externa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polar.ncep.noaa.gov/mmab/papers/tn276/MMAB_276.pdf" TargetMode="Externa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Shalizi" TargetMode="External"/><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header" Target="header7.xml"/><Relationship Id="rId80" Type="http://schemas.openxmlformats.org/officeDocument/2006/relationships/hyperlink" Target="http://polar.ncep.noaa.gov/mmab/papers/tn166/OMB_166.pdf"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chart" Target="charts/chart3.xm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header" Target="header5.xm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www.ingentaconnect.com/content/els;jsessionid=3ldc1bvjg94j9.alice" TargetMode="External"/><Relationship Id="rId83" Type="http://schemas.openxmlformats.org/officeDocument/2006/relationships/hyperlink" Target="http://www.meted.ucar.edu/oceans/wavewatch3/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bioone.org/servlet/linkout?suffix=i1551-5036-25-3-539-b37&amp;dbid=4&amp;doi=10.2112%2F07-0958.1&amp;key=10.2112%2F04-0397R.1" TargetMode="External"/><Relationship Id="rId78" Type="http://schemas.openxmlformats.org/officeDocument/2006/relationships/hyperlink" Target="http://www.stat.cmu.edu/~cshalizi/350-2006/lecture-10.pdf" TargetMode="External"/><Relationship Id="rId81" Type="http://schemas.openxmlformats.org/officeDocument/2006/relationships/hyperlink" Target="http://polar.ncep.noaa.gov/mmab/papers/tn276/MMAB_276.pdf" TargetMode="External"/><Relationship Id="rId86"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61"/>
          <c:y val="4.1025414601312461E-2"/>
        </c:manualLayout>
      </c:layout>
    </c:title>
    <c:plotArea>
      <c:layout>
        <c:manualLayout>
          <c:layoutTarget val="inner"/>
          <c:xMode val="edge"/>
          <c:yMode val="edge"/>
          <c:x val="8.3882319066528904E-2"/>
          <c:y val="0.19999575643683612"/>
          <c:w val="0.8325122880187511"/>
          <c:h val="0.63170506609430976"/>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116922240"/>
        <c:axId val="116923776"/>
      </c:scatterChart>
      <c:valAx>
        <c:axId val="116922240"/>
        <c:scaling>
          <c:orientation val="minMax"/>
        </c:scaling>
        <c:axPos val="b"/>
        <c:numFmt formatCode="General" sourceLinked="1"/>
        <c:tickLblPos val="nextTo"/>
        <c:txPr>
          <a:bodyPr/>
          <a:lstStyle/>
          <a:p>
            <a:pPr>
              <a:defRPr lang="es-AR"/>
            </a:pPr>
            <a:endParaRPr lang="es-ES"/>
          </a:p>
        </c:txPr>
        <c:crossAx val="116923776"/>
        <c:crosses val="autoZero"/>
        <c:crossBetween val="midCat"/>
      </c:valAx>
      <c:valAx>
        <c:axId val="116923776"/>
        <c:scaling>
          <c:orientation val="minMax"/>
        </c:scaling>
        <c:axPos val="l"/>
        <c:numFmt formatCode="General" sourceLinked="1"/>
        <c:tickLblPos val="nextTo"/>
        <c:txPr>
          <a:bodyPr/>
          <a:lstStyle/>
          <a:p>
            <a:pPr>
              <a:defRPr lang="es-AR"/>
            </a:pPr>
            <a:endParaRPr lang="es-ES"/>
          </a:p>
        </c:txPr>
        <c:crossAx val="116922240"/>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3</a:t>
            </a:r>
          </a:p>
        </c:rich>
      </c:tx>
    </c:title>
    <c:plotArea>
      <c:layout>
        <c:manualLayout>
          <c:layoutTarget val="inner"/>
          <c:xMode val="edge"/>
          <c:yMode val="edge"/>
          <c:x val="5.0128971669717623E-2"/>
          <c:y val="0.16285573489051142"/>
          <c:w val="0.91229087688864363"/>
          <c:h val="0.42844667523762026"/>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1.2189999999999961</c:v>
                </c:pt>
                <c:pt idx="6">
                  <c:v>1.829</c:v>
                </c:pt>
                <c:pt idx="7">
                  <c:v>1.829</c:v>
                </c:pt>
                <c:pt idx="8">
                  <c:v>2.4379999999999997</c:v>
                </c:pt>
                <c:pt idx="9">
                  <c:v>0.61000000000000065</c:v>
                </c:pt>
                <c:pt idx="10">
                  <c:v>4.2669999999999995</c:v>
                </c:pt>
                <c:pt idx="11">
                  <c:v>1.2189999999999961</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1.2189999999999961</c:v>
                </c:pt>
                <c:pt idx="23">
                  <c:v>4.2669999999999995</c:v>
                </c:pt>
                <c:pt idx="24">
                  <c:v>0.61000000000000065</c:v>
                </c:pt>
                <c:pt idx="25">
                  <c:v>1.2189999999999961</c:v>
                </c:pt>
                <c:pt idx="26">
                  <c:v>4.8769999999999998</c:v>
                </c:pt>
                <c:pt idx="27">
                  <c:v>2.4379999999999997</c:v>
                </c:pt>
                <c:pt idx="28">
                  <c:v>1.829</c:v>
                </c:pt>
                <c:pt idx="29">
                  <c:v>1.2189999999999961</c:v>
                </c:pt>
                <c:pt idx="30">
                  <c:v>1.2189999999999961</c:v>
                </c:pt>
                <c:pt idx="31">
                  <c:v>7.3149999999999862</c:v>
                </c:pt>
                <c:pt idx="32">
                  <c:v>3.048</c:v>
                </c:pt>
                <c:pt idx="33">
                  <c:v>2.4379999999999997</c:v>
                </c:pt>
                <c:pt idx="34">
                  <c:v>2.4379999999999997</c:v>
                </c:pt>
                <c:pt idx="35">
                  <c:v>4.8769999999999998</c:v>
                </c:pt>
                <c:pt idx="36">
                  <c:v>2.4379999999999997</c:v>
                </c:pt>
                <c:pt idx="37">
                  <c:v>1.2189999999999961</c:v>
                </c:pt>
                <c:pt idx="38">
                  <c:v>2.4379999999999997</c:v>
                </c:pt>
                <c:pt idx="39">
                  <c:v>0.61000000000000065</c:v>
                </c:pt>
                <c:pt idx="40">
                  <c:v>4.8769999999999998</c:v>
                </c:pt>
                <c:pt idx="41">
                  <c:v>0.61000000000000065</c:v>
                </c:pt>
                <c:pt idx="42">
                  <c:v>1.2189999999999961</c:v>
                </c:pt>
                <c:pt idx="43">
                  <c:v>2.4379999999999997</c:v>
                </c:pt>
                <c:pt idx="44">
                  <c:v>1.2189999999999961</c:v>
                </c:pt>
                <c:pt idx="45">
                  <c:v>10.973000000000004</c:v>
                </c:pt>
                <c:pt idx="46">
                  <c:v>1.2189999999999961</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1.9500000000000024</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1.6800000000000033</c:v>
                </c:pt>
                <c:pt idx="53">
                  <c:v>2.69</c:v>
                </c:pt>
                <c:pt idx="54">
                  <c:v>1.9000000000000001</c:v>
                </c:pt>
                <c:pt idx="55">
                  <c:v>2.98</c:v>
                </c:pt>
                <c:pt idx="56">
                  <c:v>1.9800000000000026</c:v>
                </c:pt>
                <c:pt idx="57">
                  <c:v>5.79</c:v>
                </c:pt>
                <c:pt idx="58">
                  <c:v>3.94</c:v>
                </c:pt>
                <c:pt idx="59">
                  <c:v>2.63</c:v>
                </c:pt>
                <c:pt idx="60">
                  <c:v>2.5</c:v>
                </c:pt>
                <c:pt idx="61">
                  <c:v>2.0299999999999998</c:v>
                </c:pt>
                <c:pt idx="62">
                  <c:v>3.16</c:v>
                </c:pt>
                <c:pt idx="63">
                  <c:v>2.19</c:v>
                </c:pt>
              </c:numCache>
            </c:numRef>
          </c:yVal>
        </c:ser>
        <c:axId val="116952448"/>
        <c:axId val="116979200"/>
      </c:scatterChart>
      <c:valAx>
        <c:axId val="11695244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16979200"/>
        <c:crosses val="autoZero"/>
        <c:crossBetween val="midCat"/>
        <c:majorUnit val="5"/>
      </c:valAx>
      <c:valAx>
        <c:axId val="11697920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11"/>
            </c:manualLayout>
          </c:layout>
        </c:title>
        <c:numFmt formatCode="General" sourceLinked="1"/>
        <c:majorTickMark val="none"/>
        <c:tickLblPos val="nextTo"/>
        <c:txPr>
          <a:bodyPr/>
          <a:lstStyle/>
          <a:p>
            <a:pPr>
              <a:defRPr lang="es-AR"/>
            </a:pPr>
            <a:endParaRPr lang="es-ES"/>
          </a:p>
        </c:txPr>
        <c:crossAx val="116952448"/>
        <c:crosses val="autoZero"/>
        <c:crossBetween val="midCat"/>
      </c:valAx>
    </c:plotArea>
    <c:legend>
      <c:legendPos val="r"/>
      <c:layout>
        <c:manualLayout>
          <c:xMode val="edge"/>
          <c:yMode val="edge"/>
          <c:x val="0.74133589770230268"/>
          <c:y val="0.71233526043915962"/>
          <c:w val="0.2420143434757237"/>
          <c:h val="0.16317756172635517"/>
        </c:manualLayout>
      </c:layout>
      <c:txPr>
        <a:bodyPr/>
        <a:lstStyle/>
        <a:p>
          <a:pPr>
            <a:defRPr lang="es-AR"/>
          </a:pPr>
          <a:endParaRPr lang="es-ES"/>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026"/>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1.2189999999999954</c:v>
                </c:pt>
                <c:pt idx="6">
                  <c:v>1.829</c:v>
                </c:pt>
                <c:pt idx="7">
                  <c:v>1.829</c:v>
                </c:pt>
                <c:pt idx="8">
                  <c:v>2.4379999999999997</c:v>
                </c:pt>
                <c:pt idx="9">
                  <c:v>0.61000000000000065</c:v>
                </c:pt>
                <c:pt idx="10">
                  <c:v>4.2669999999999995</c:v>
                </c:pt>
                <c:pt idx="11">
                  <c:v>1.2189999999999954</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1.2189999999999954</c:v>
                </c:pt>
                <c:pt idx="23">
                  <c:v>4.2669999999999995</c:v>
                </c:pt>
                <c:pt idx="24">
                  <c:v>0.61000000000000065</c:v>
                </c:pt>
                <c:pt idx="25">
                  <c:v>1.2189999999999954</c:v>
                </c:pt>
                <c:pt idx="26">
                  <c:v>4.8769999999999998</c:v>
                </c:pt>
                <c:pt idx="27">
                  <c:v>2.4379999999999997</c:v>
                </c:pt>
                <c:pt idx="28">
                  <c:v>1.829</c:v>
                </c:pt>
                <c:pt idx="29">
                  <c:v>1.2189999999999954</c:v>
                </c:pt>
                <c:pt idx="30">
                  <c:v>1.2189999999999954</c:v>
                </c:pt>
                <c:pt idx="31">
                  <c:v>7.3149999999999844</c:v>
                </c:pt>
                <c:pt idx="32">
                  <c:v>3.048</c:v>
                </c:pt>
                <c:pt idx="33">
                  <c:v>2.4379999999999997</c:v>
                </c:pt>
                <c:pt idx="34">
                  <c:v>2.4379999999999997</c:v>
                </c:pt>
                <c:pt idx="35">
                  <c:v>4.8769999999999998</c:v>
                </c:pt>
                <c:pt idx="36">
                  <c:v>2.4379999999999997</c:v>
                </c:pt>
                <c:pt idx="37">
                  <c:v>1.2189999999999954</c:v>
                </c:pt>
                <c:pt idx="38">
                  <c:v>2.4379999999999997</c:v>
                </c:pt>
                <c:pt idx="39">
                  <c:v>0.61000000000000065</c:v>
                </c:pt>
                <c:pt idx="40">
                  <c:v>4.8769999999999998</c:v>
                </c:pt>
                <c:pt idx="41">
                  <c:v>0.61000000000000065</c:v>
                </c:pt>
                <c:pt idx="42">
                  <c:v>1.2189999999999954</c:v>
                </c:pt>
                <c:pt idx="43">
                  <c:v>2.4379999999999997</c:v>
                </c:pt>
                <c:pt idx="44">
                  <c:v>1.2189999999999954</c:v>
                </c:pt>
                <c:pt idx="45">
                  <c:v>10.973000000000004</c:v>
                </c:pt>
                <c:pt idx="46">
                  <c:v>1.2189999999999954</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8.1239999999999988</c:v>
                </c:pt>
                <c:pt idx="3">
                  <c:v>1.9650000000000001</c:v>
                </c:pt>
                <c:pt idx="4">
                  <c:v>2.887</c:v>
                </c:pt>
                <c:pt idx="5">
                  <c:v>1.165</c:v>
                </c:pt>
                <c:pt idx="6">
                  <c:v>0.82000000000000062</c:v>
                </c:pt>
                <c:pt idx="7">
                  <c:v>0.96800000000000064</c:v>
                </c:pt>
                <c:pt idx="8">
                  <c:v>1.9800000000000042</c:v>
                </c:pt>
                <c:pt idx="9">
                  <c:v>0.71100000000000063</c:v>
                </c:pt>
                <c:pt idx="10">
                  <c:v>4.758</c:v>
                </c:pt>
                <c:pt idx="11">
                  <c:v>1.002</c:v>
                </c:pt>
                <c:pt idx="12">
                  <c:v>0.75300000000000211</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1.0289999999999957</c:v>
                </c:pt>
                <c:pt idx="23">
                  <c:v>1.734</c:v>
                </c:pt>
                <c:pt idx="24">
                  <c:v>0.84400000000000064</c:v>
                </c:pt>
                <c:pt idx="25">
                  <c:v>0.88100000000000001</c:v>
                </c:pt>
                <c:pt idx="26">
                  <c:v>4.4809999999999999</c:v>
                </c:pt>
                <c:pt idx="27">
                  <c:v>2.403</c:v>
                </c:pt>
                <c:pt idx="28">
                  <c:v>2.641</c:v>
                </c:pt>
                <c:pt idx="29">
                  <c:v>1.2069999999999954</c:v>
                </c:pt>
                <c:pt idx="30">
                  <c:v>1.768</c:v>
                </c:pt>
                <c:pt idx="31">
                  <c:v>8.9940000000000015</c:v>
                </c:pt>
                <c:pt idx="32">
                  <c:v>3.6269999999999998</c:v>
                </c:pt>
                <c:pt idx="33">
                  <c:v>4.08</c:v>
                </c:pt>
                <c:pt idx="34">
                  <c:v>3.4659999999999997</c:v>
                </c:pt>
                <c:pt idx="35">
                  <c:v>3.694</c:v>
                </c:pt>
                <c:pt idx="36">
                  <c:v>2.48</c:v>
                </c:pt>
                <c:pt idx="37">
                  <c:v>0.77900000000000236</c:v>
                </c:pt>
                <c:pt idx="38">
                  <c:v>2.8179999999999987</c:v>
                </c:pt>
                <c:pt idx="39">
                  <c:v>1.585</c:v>
                </c:pt>
                <c:pt idx="40">
                  <c:v>5.8039999999999985</c:v>
                </c:pt>
                <c:pt idx="41">
                  <c:v>0.90200000000000002</c:v>
                </c:pt>
                <c:pt idx="42">
                  <c:v>1.339</c:v>
                </c:pt>
                <c:pt idx="43">
                  <c:v>2.3899999999999997</c:v>
                </c:pt>
                <c:pt idx="44">
                  <c:v>1.2609999999999957</c:v>
                </c:pt>
                <c:pt idx="45">
                  <c:v>5.7910000000000004</c:v>
                </c:pt>
                <c:pt idx="46">
                  <c:v>1.8959999999999957</c:v>
                </c:pt>
                <c:pt idx="47">
                  <c:v>3.2330000000000001</c:v>
                </c:pt>
                <c:pt idx="48">
                  <c:v>11.099</c:v>
                </c:pt>
                <c:pt idx="49">
                  <c:v>2.8249999999999997</c:v>
                </c:pt>
                <c:pt idx="50">
                  <c:v>3.1739999999999999</c:v>
                </c:pt>
                <c:pt idx="51">
                  <c:v>6.8</c:v>
                </c:pt>
                <c:pt idx="52">
                  <c:v>1.161</c:v>
                </c:pt>
                <c:pt idx="53">
                  <c:v>1.6459999999999957</c:v>
                </c:pt>
                <c:pt idx="54">
                  <c:v>0.90500000000000003</c:v>
                </c:pt>
                <c:pt idx="55">
                  <c:v>5.6579999999999844</c:v>
                </c:pt>
                <c:pt idx="56">
                  <c:v>1.1659999999999959</c:v>
                </c:pt>
                <c:pt idx="57">
                  <c:v>10.596</c:v>
                </c:pt>
                <c:pt idx="58">
                  <c:v>5.2460000000000004</c:v>
                </c:pt>
                <c:pt idx="59">
                  <c:v>2.8699999999999997</c:v>
                </c:pt>
                <c:pt idx="60">
                  <c:v>1.712</c:v>
                </c:pt>
                <c:pt idx="61">
                  <c:v>1.095</c:v>
                </c:pt>
                <c:pt idx="62">
                  <c:v>5.4690000000000003</c:v>
                </c:pt>
                <c:pt idx="63">
                  <c:v>0.92800000000000005</c:v>
                </c:pt>
              </c:numCache>
            </c:numRef>
          </c:yVal>
        </c:ser>
        <c:axId val="117057792"/>
        <c:axId val="117068160"/>
      </c:scatterChart>
      <c:valAx>
        <c:axId val="117057792"/>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117068160"/>
        <c:crosses val="autoZero"/>
        <c:crossBetween val="midCat"/>
        <c:majorUnit val="5"/>
      </c:valAx>
      <c:valAx>
        <c:axId val="11706816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11"/>
            </c:manualLayout>
          </c:layout>
        </c:title>
        <c:numFmt formatCode="General" sourceLinked="1"/>
        <c:majorTickMark val="none"/>
        <c:tickLblPos val="nextTo"/>
        <c:txPr>
          <a:bodyPr/>
          <a:lstStyle/>
          <a:p>
            <a:pPr>
              <a:defRPr lang="es-AR"/>
            </a:pPr>
            <a:endParaRPr lang="es-ES"/>
          </a:p>
        </c:txPr>
        <c:crossAx val="117057792"/>
        <c:crosses val="autoZero"/>
        <c:crossBetween val="midCat"/>
      </c:valAx>
    </c:plotArea>
    <c:legend>
      <c:legendPos val="r"/>
      <c:layout>
        <c:manualLayout>
          <c:xMode val="edge"/>
          <c:yMode val="edge"/>
          <c:x val="0.74133589770230268"/>
          <c:y val="0.71233526043915962"/>
          <c:w val="0.2420143434757237"/>
          <c:h val="0.16317756172635517"/>
        </c:manualLayout>
      </c:layout>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5E-2"/>
          <c:w val="0.87042860499284569"/>
          <c:h val="0.75935138208448283"/>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1.9500000000000033</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1.6800000000000033</c:v>
                </c:pt>
                <c:pt idx="53">
                  <c:v>2.69</c:v>
                </c:pt>
                <c:pt idx="54">
                  <c:v>1.9000000000000001</c:v>
                </c:pt>
                <c:pt idx="55">
                  <c:v>2.98</c:v>
                </c:pt>
                <c:pt idx="56">
                  <c:v>1.9800000000000035</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1.2189999999999961</c:v>
                </c:pt>
                <c:pt idx="6">
                  <c:v>1.829</c:v>
                </c:pt>
                <c:pt idx="7">
                  <c:v>1.829</c:v>
                </c:pt>
                <c:pt idx="8">
                  <c:v>2.4379999999999997</c:v>
                </c:pt>
                <c:pt idx="9">
                  <c:v>0.61000000000000065</c:v>
                </c:pt>
                <c:pt idx="10">
                  <c:v>4.2669999999999995</c:v>
                </c:pt>
                <c:pt idx="11">
                  <c:v>1.2189999999999961</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1.2189999999999961</c:v>
                </c:pt>
                <c:pt idx="23">
                  <c:v>4.2669999999999995</c:v>
                </c:pt>
                <c:pt idx="24">
                  <c:v>0.61000000000000065</c:v>
                </c:pt>
                <c:pt idx="25">
                  <c:v>1.2189999999999961</c:v>
                </c:pt>
                <c:pt idx="26">
                  <c:v>4.8769999999999998</c:v>
                </c:pt>
                <c:pt idx="27">
                  <c:v>2.4379999999999997</c:v>
                </c:pt>
                <c:pt idx="28">
                  <c:v>1.829</c:v>
                </c:pt>
                <c:pt idx="29">
                  <c:v>1.2189999999999961</c:v>
                </c:pt>
                <c:pt idx="30">
                  <c:v>1.2189999999999961</c:v>
                </c:pt>
                <c:pt idx="31">
                  <c:v>7.3149999999999862</c:v>
                </c:pt>
                <c:pt idx="32">
                  <c:v>3.048</c:v>
                </c:pt>
                <c:pt idx="33">
                  <c:v>2.4379999999999997</c:v>
                </c:pt>
                <c:pt idx="34">
                  <c:v>2.4379999999999997</c:v>
                </c:pt>
                <c:pt idx="35">
                  <c:v>4.8769999999999998</c:v>
                </c:pt>
                <c:pt idx="36">
                  <c:v>2.4379999999999997</c:v>
                </c:pt>
                <c:pt idx="37">
                  <c:v>1.2189999999999961</c:v>
                </c:pt>
                <c:pt idx="38">
                  <c:v>2.4379999999999997</c:v>
                </c:pt>
                <c:pt idx="39">
                  <c:v>0.61000000000000065</c:v>
                </c:pt>
                <c:pt idx="40">
                  <c:v>4.8769999999999998</c:v>
                </c:pt>
                <c:pt idx="41">
                  <c:v>0.61000000000000065</c:v>
                </c:pt>
                <c:pt idx="42">
                  <c:v>1.2189999999999961</c:v>
                </c:pt>
                <c:pt idx="43">
                  <c:v>2.4379999999999997</c:v>
                </c:pt>
                <c:pt idx="44">
                  <c:v>1.2189999999999961</c:v>
                </c:pt>
                <c:pt idx="45">
                  <c:v>10.973000000000004</c:v>
                </c:pt>
                <c:pt idx="46">
                  <c:v>1.2189999999999961</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17106560"/>
        <c:axId val="117248000"/>
      </c:scatterChart>
      <c:valAx>
        <c:axId val="117106560"/>
        <c:scaling>
          <c:orientation val="minMax"/>
          <c:max val="8"/>
        </c:scaling>
        <c:axPos val="b"/>
        <c:minorGridlines/>
        <c:title>
          <c:tx>
            <c:rich>
              <a:bodyPr/>
              <a:lstStyle/>
              <a:p>
                <a:pPr>
                  <a:defRPr lang="es-AR"/>
                </a:pPr>
                <a:r>
                  <a:rPr lang="es-AR"/>
                  <a:t>Wave</a:t>
                </a:r>
                <a:r>
                  <a:rPr lang="es-AR" baseline="0"/>
                  <a:t>Watch 3 (Altura en mts.)</a:t>
                </a:r>
                <a:endParaRPr lang="es-AR"/>
              </a:p>
            </c:rich>
          </c:tx>
        </c:title>
        <c:numFmt formatCode="#,##0;\-#,##0" sourceLinked="0"/>
        <c:tickLblPos val="nextTo"/>
        <c:txPr>
          <a:bodyPr/>
          <a:lstStyle/>
          <a:p>
            <a:pPr>
              <a:defRPr lang="es-AR" baseline="0"/>
            </a:pPr>
            <a:endParaRPr lang="es-ES"/>
          </a:p>
        </c:txPr>
        <c:crossAx val="117248000"/>
        <c:crosses val="autoZero"/>
        <c:crossBetween val="midCat"/>
        <c:majorUnit val="2"/>
      </c:valAx>
      <c:valAx>
        <c:axId val="117248000"/>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17106560"/>
        <c:crosses val="autoZero"/>
        <c:crossBetween val="midCat"/>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78E-2"/>
          <c:w val="0.87042860499284569"/>
          <c:h val="0.75935138208448261"/>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8.1239999999999988</c:v>
                </c:pt>
                <c:pt idx="3">
                  <c:v>1.9650000000000001</c:v>
                </c:pt>
                <c:pt idx="4">
                  <c:v>2.887</c:v>
                </c:pt>
                <c:pt idx="5">
                  <c:v>1.165</c:v>
                </c:pt>
                <c:pt idx="6">
                  <c:v>0.82000000000000062</c:v>
                </c:pt>
                <c:pt idx="7">
                  <c:v>0.96800000000000064</c:v>
                </c:pt>
                <c:pt idx="8">
                  <c:v>1.9800000000000035</c:v>
                </c:pt>
                <c:pt idx="9">
                  <c:v>0.71100000000000063</c:v>
                </c:pt>
                <c:pt idx="10">
                  <c:v>4.758</c:v>
                </c:pt>
                <c:pt idx="11">
                  <c:v>1.002</c:v>
                </c:pt>
                <c:pt idx="12">
                  <c:v>0.75300000000000189</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1.0289999999999964</c:v>
                </c:pt>
                <c:pt idx="23">
                  <c:v>1.734</c:v>
                </c:pt>
                <c:pt idx="24">
                  <c:v>0.84400000000000064</c:v>
                </c:pt>
                <c:pt idx="25">
                  <c:v>0.88100000000000001</c:v>
                </c:pt>
                <c:pt idx="26">
                  <c:v>4.4809999999999999</c:v>
                </c:pt>
                <c:pt idx="27">
                  <c:v>2.403</c:v>
                </c:pt>
                <c:pt idx="28">
                  <c:v>2.641</c:v>
                </c:pt>
                <c:pt idx="29">
                  <c:v>1.2069999999999959</c:v>
                </c:pt>
                <c:pt idx="30">
                  <c:v>1.768</c:v>
                </c:pt>
                <c:pt idx="31">
                  <c:v>8.9940000000000015</c:v>
                </c:pt>
                <c:pt idx="32">
                  <c:v>3.6269999999999998</c:v>
                </c:pt>
                <c:pt idx="33">
                  <c:v>4.08</c:v>
                </c:pt>
                <c:pt idx="34">
                  <c:v>3.4659999999999997</c:v>
                </c:pt>
                <c:pt idx="35">
                  <c:v>3.694</c:v>
                </c:pt>
                <c:pt idx="36">
                  <c:v>2.48</c:v>
                </c:pt>
                <c:pt idx="37">
                  <c:v>0.77900000000000214</c:v>
                </c:pt>
                <c:pt idx="38">
                  <c:v>2.8179999999999987</c:v>
                </c:pt>
                <c:pt idx="39">
                  <c:v>1.585</c:v>
                </c:pt>
                <c:pt idx="40">
                  <c:v>5.8039999999999985</c:v>
                </c:pt>
                <c:pt idx="41">
                  <c:v>0.90200000000000002</c:v>
                </c:pt>
                <c:pt idx="42">
                  <c:v>1.339</c:v>
                </c:pt>
                <c:pt idx="43">
                  <c:v>2.3899999999999997</c:v>
                </c:pt>
                <c:pt idx="44">
                  <c:v>1.2609999999999963</c:v>
                </c:pt>
                <c:pt idx="45">
                  <c:v>5.7910000000000004</c:v>
                </c:pt>
                <c:pt idx="46">
                  <c:v>1.8959999999999964</c:v>
                </c:pt>
                <c:pt idx="47">
                  <c:v>3.2330000000000001</c:v>
                </c:pt>
                <c:pt idx="48">
                  <c:v>11.099</c:v>
                </c:pt>
                <c:pt idx="49">
                  <c:v>2.8249999999999997</c:v>
                </c:pt>
                <c:pt idx="50">
                  <c:v>3.1739999999999999</c:v>
                </c:pt>
                <c:pt idx="51">
                  <c:v>6.8</c:v>
                </c:pt>
                <c:pt idx="52">
                  <c:v>1.161</c:v>
                </c:pt>
                <c:pt idx="53">
                  <c:v>1.6459999999999964</c:v>
                </c:pt>
                <c:pt idx="54">
                  <c:v>0.90500000000000003</c:v>
                </c:pt>
                <c:pt idx="55">
                  <c:v>5.6579999999999862</c:v>
                </c:pt>
                <c:pt idx="56">
                  <c:v>1.1659999999999964</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1.2189999999999961</c:v>
                </c:pt>
                <c:pt idx="6">
                  <c:v>1.829</c:v>
                </c:pt>
                <c:pt idx="7">
                  <c:v>1.829</c:v>
                </c:pt>
                <c:pt idx="8">
                  <c:v>2.4379999999999997</c:v>
                </c:pt>
                <c:pt idx="9">
                  <c:v>0.61000000000000065</c:v>
                </c:pt>
                <c:pt idx="10">
                  <c:v>4.2669999999999995</c:v>
                </c:pt>
                <c:pt idx="11">
                  <c:v>1.2189999999999961</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1.2189999999999961</c:v>
                </c:pt>
                <c:pt idx="23">
                  <c:v>4.2669999999999995</c:v>
                </c:pt>
                <c:pt idx="24">
                  <c:v>0.61000000000000065</c:v>
                </c:pt>
                <c:pt idx="25">
                  <c:v>1.2189999999999961</c:v>
                </c:pt>
                <c:pt idx="26">
                  <c:v>4.8769999999999998</c:v>
                </c:pt>
                <c:pt idx="27">
                  <c:v>2.4379999999999997</c:v>
                </c:pt>
                <c:pt idx="28">
                  <c:v>1.829</c:v>
                </c:pt>
                <c:pt idx="29">
                  <c:v>1.2189999999999961</c:v>
                </c:pt>
                <c:pt idx="30">
                  <c:v>1.2189999999999961</c:v>
                </c:pt>
                <c:pt idx="31">
                  <c:v>7.3149999999999862</c:v>
                </c:pt>
                <c:pt idx="32">
                  <c:v>3.048</c:v>
                </c:pt>
                <c:pt idx="33">
                  <c:v>2.4379999999999997</c:v>
                </c:pt>
                <c:pt idx="34">
                  <c:v>2.4379999999999997</c:v>
                </c:pt>
                <c:pt idx="35">
                  <c:v>4.8769999999999998</c:v>
                </c:pt>
                <c:pt idx="36">
                  <c:v>2.4379999999999997</c:v>
                </c:pt>
                <c:pt idx="37">
                  <c:v>1.2189999999999961</c:v>
                </c:pt>
                <c:pt idx="38">
                  <c:v>2.4379999999999997</c:v>
                </c:pt>
                <c:pt idx="39">
                  <c:v>0.61000000000000065</c:v>
                </c:pt>
                <c:pt idx="40">
                  <c:v>4.8769999999999998</c:v>
                </c:pt>
                <c:pt idx="41">
                  <c:v>0.61000000000000065</c:v>
                </c:pt>
                <c:pt idx="42">
                  <c:v>1.2189999999999961</c:v>
                </c:pt>
                <c:pt idx="43">
                  <c:v>2.4379999999999997</c:v>
                </c:pt>
                <c:pt idx="44">
                  <c:v>1.2189999999999961</c:v>
                </c:pt>
                <c:pt idx="45">
                  <c:v>10.973000000000004</c:v>
                </c:pt>
                <c:pt idx="46">
                  <c:v>1.2189999999999961</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17268480"/>
        <c:axId val="117270400"/>
      </c:scatterChart>
      <c:valAx>
        <c:axId val="117268480"/>
        <c:scaling>
          <c:orientation val="minMax"/>
          <c:max val="8"/>
        </c:scaling>
        <c:axPos val="b"/>
        <c:minorGridlines/>
        <c:title>
          <c:tx>
            <c:rich>
              <a:bodyPr/>
              <a:lstStyle/>
              <a:p>
                <a:pPr>
                  <a:defRPr lang="es-AR"/>
                </a:pPr>
                <a:r>
                  <a:rPr lang="es-AR"/>
                  <a:t>Predicción</a:t>
                </a:r>
                <a:r>
                  <a:rPr lang="es-AR" baseline="0"/>
                  <a:t> Clasificador</a:t>
                </a:r>
                <a:r>
                  <a:rPr lang="es-AR" sz="1000" b="1" i="0" u="none" strike="noStrike" baseline="0"/>
                  <a:t> (Altura en mts.)</a:t>
                </a:r>
                <a:endParaRPr lang="es-AR" baseline="0"/>
              </a:p>
            </c:rich>
          </c:tx>
        </c:title>
        <c:numFmt formatCode="#,##0;\-#,##0" sourceLinked="0"/>
        <c:tickLblPos val="nextTo"/>
        <c:txPr>
          <a:bodyPr/>
          <a:lstStyle/>
          <a:p>
            <a:pPr>
              <a:defRPr lang="es-AR" baseline="0"/>
            </a:pPr>
            <a:endParaRPr lang="es-ES"/>
          </a:p>
        </c:txPr>
        <c:crossAx val="117270400"/>
        <c:crosses val="autoZero"/>
        <c:crossBetween val="midCat"/>
        <c:majorUnit val="2"/>
      </c:valAx>
      <c:valAx>
        <c:axId val="117270400"/>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117268480"/>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F77AD-6ECB-44AD-B014-B54C09D1B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65</Pages>
  <Words>27409</Words>
  <Characters>150754</Characters>
  <Application>Microsoft Office Word</Application>
  <DocSecurity>0</DocSecurity>
  <Lines>1256</Lines>
  <Paragraphs>355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177808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190</cp:revision>
  <cp:lastPrinted>2010-03-30T20:34:00Z</cp:lastPrinted>
  <dcterms:created xsi:type="dcterms:W3CDTF">2009-07-06T18:14:00Z</dcterms:created>
  <dcterms:modified xsi:type="dcterms:W3CDTF">2010-05-21T01:36:00Z</dcterms:modified>
</cp:coreProperties>
</file>