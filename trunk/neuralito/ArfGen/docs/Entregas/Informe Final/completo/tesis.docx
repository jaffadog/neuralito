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F45A05" w:rsidRPr="00F45A05" w:rsidRDefault="001359AF">
      <w:pPr>
        <w:pStyle w:val="TDC1"/>
        <w:tabs>
          <w:tab w:val="right" w:leader="dot" w:pos="8828"/>
        </w:tabs>
        <w:rPr>
          <w:rFonts w:eastAsiaTheme="minorEastAsia" w:cstheme="minorBidi"/>
          <w:b w:val="0"/>
          <w:bCs w:val="0"/>
          <w:caps w:val="0"/>
          <w:noProof/>
          <w:sz w:val="22"/>
          <w:szCs w:val="22"/>
          <w:lang w:val="es-ES"/>
        </w:rPr>
      </w:pPr>
      <w:r w:rsidRPr="001359AF">
        <w:rPr>
          <w:b w:val="0"/>
          <w:bCs w:val="0"/>
          <w:caps w:val="0"/>
          <w:sz w:val="28"/>
          <w:szCs w:val="28"/>
          <w:lang w:val="es-ES_tradnl"/>
        </w:rPr>
        <w:fldChar w:fldCharType="begin"/>
      </w:r>
      <w:r w:rsidR="007E797F" w:rsidRPr="00F45A05">
        <w:rPr>
          <w:b w:val="0"/>
          <w:bCs w:val="0"/>
          <w:caps w:val="0"/>
          <w:sz w:val="28"/>
          <w:szCs w:val="28"/>
          <w:lang w:val="es-ES_tradnl"/>
        </w:rPr>
        <w:instrText xml:space="preserve"> TOC \o "1-3" \h \z \u </w:instrText>
      </w:r>
      <w:r w:rsidRPr="001359AF">
        <w:rPr>
          <w:b w:val="0"/>
          <w:bCs w:val="0"/>
          <w:caps w:val="0"/>
          <w:sz w:val="28"/>
          <w:szCs w:val="28"/>
          <w:lang w:val="es-ES_tradnl"/>
        </w:rPr>
        <w:fldChar w:fldCharType="separate"/>
      </w:r>
      <w:hyperlink w:anchor="_Toc257715814" w:history="1">
        <w:r w:rsidR="00F45A05" w:rsidRPr="00F45A05">
          <w:rPr>
            <w:rStyle w:val="Hipervnculo"/>
            <w:b w:val="0"/>
            <w:noProof/>
            <w:lang w:val="es-ES_tradnl" w:eastAsia="en-US"/>
          </w:rPr>
          <w:t>Capítulo 1 - Introducción</w:t>
        </w:r>
        <w:r w:rsidR="00F45A05" w:rsidRPr="00F45A05">
          <w:rPr>
            <w:b w:val="0"/>
            <w:noProof/>
            <w:webHidden/>
          </w:rPr>
          <w:tab/>
        </w:r>
        <w:r w:rsidRPr="00F45A05">
          <w:rPr>
            <w:b w:val="0"/>
            <w:noProof/>
            <w:webHidden/>
          </w:rPr>
          <w:fldChar w:fldCharType="begin"/>
        </w:r>
        <w:r w:rsidR="00F45A05" w:rsidRPr="00F45A05">
          <w:rPr>
            <w:b w:val="0"/>
            <w:noProof/>
            <w:webHidden/>
          </w:rPr>
          <w:instrText xml:space="preserve"> PAGEREF _Toc257715814 \h </w:instrText>
        </w:r>
        <w:r w:rsidRPr="00F45A05">
          <w:rPr>
            <w:b w:val="0"/>
            <w:noProof/>
            <w:webHidden/>
          </w:rPr>
        </w:r>
        <w:r w:rsidRPr="00F45A05">
          <w:rPr>
            <w:b w:val="0"/>
            <w:noProof/>
            <w:webHidden/>
          </w:rPr>
          <w:fldChar w:fldCharType="separate"/>
        </w:r>
        <w:r w:rsidR="00F45A05" w:rsidRPr="00F45A05">
          <w:rPr>
            <w:b w:val="0"/>
            <w:noProof/>
            <w:webHidden/>
          </w:rPr>
          <w:t>5</w:t>
        </w:r>
        <w:r w:rsidRPr="00F45A05">
          <w:rPr>
            <w:b w:val="0"/>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15" w:history="1">
        <w:r w:rsidR="00F45A05" w:rsidRPr="00F45A05">
          <w:rPr>
            <w:rStyle w:val="Hipervnculo"/>
            <w:noProof/>
            <w:lang w:val="es-ES_tradnl" w:eastAsia="en-US"/>
          </w:rPr>
          <w:t>1.1 Análisis de regresión con técnicas de aprendizaje supervisado</w:t>
        </w:r>
        <w:r w:rsidR="00F45A05" w:rsidRPr="00F45A05">
          <w:rPr>
            <w:noProof/>
            <w:webHidden/>
          </w:rPr>
          <w:tab/>
        </w:r>
        <w:r w:rsidRPr="00F45A05">
          <w:rPr>
            <w:noProof/>
            <w:webHidden/>
          </w:rPr>
          <w:fldChar w:fldCharType="begin"/>
        </w:r>
        <w:r w:rsidR="00F45A05" w:rsidRPr="00F45A05">
          <w:rPr>
            <w:noProof/>
            <w:webHidden/>
          </w:rPr>
          <w:instrText xml:space="preserve"> PAGEREF _Toc257715815 \h </w:instrText>
        </w:r>
        <w:r w:rsidRPr="00F45A05">
          <w:rPr>
            <w:noProof/>
            <w:webHidden/>
          </w:rPr>
        </w:r>
        <w:r w:rsidRPr="00F45A05">
          <w:rPr>
            <w:noProof/>
            <w:webHidden/>
          </w:rPr>
          <w:fldChar w:fldCharType="separate"/>
        </w:r>
        <w:r w:rsidR="00F45A05" w:rsidRPr="00F45A05">
          <w:rPr>
            <w:noProof/>
            <w:webHidden/>
          </w:rPr>
          <w:t>5</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16" w:history="1">
        <w:r w:rsidR="00F45A05" w:rsidRPr="00F45A05">
          <w:rPr>
            <w:rStyle w:val="Hipervnculo"/>
            <w:noProof/>
            <w:lang w:val="es-ES_tradnl" w:eastAsia="en-US"/>
          </w:rPr>
          <w:t>1.2 Caso de estudio</w:t>
        </w:r>
        <w:r w:rsidR="00F45A05" w:rsidRPr="00F45A05">
          <w:rPr>
            <w:noProof/>
            <w:webHidden/>
          </w:rPr>
          <w:tab/>
        </w:r>
        <w:r w:rsidRPr="00F45A05">
          <w:rPr>
            <w:noProof/>
            <w:webHidden/>
          </w:rPr>
          <w:fldChar w:fldCharType="begin"/>
        </w:r>
        <w:r w:rsidR="00F45A05" w:rsidRPr="00F45A05">
          <w:rPr>
            <w:noProof/>
            <w:webHidden/>
          </w:rPr>
          <w:instrText xml:space="preserve"> PAGEREF _Toc257715816 \h </w:instrText>
        </w:r>
        <w:r w:rsidRPr="00F45A05">
          <w:rPr>
            <w:noProof/>
            <w:webHidden/>
          </w:rPr>
        </w:r>
        <w:r w:rsidRPr="00F45A05">
          <w:rPr>
            <w:noProof/>
            <w:webHidden/>
          </w:rPr>
          <w:fldChar w:fldCharType="separate"/>
        </w:r>
        <w:r w:rsidR="00F45A05" w:rsidRPr="00F45A05">
          <w:rPr>
            <w:noProof/>
            <w:webHidden/>
          </w:rPr>
          <w:t>6</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17" w:history="1">
        <w:r w:rsidR="00F45A05" w:rsidRPr="00F45A05">
          <w:rPr>
            <w:rStyle w:val="Hipervnculo"/>
            <w:noProof/>
            <w:lang w:val="es-ES_tradnl" w:eastAsia="en-US"/>
          </w:rPr>
          <w:t>1.3 Trabajos relacionados</w:t>
        </w:r>
        <w:r w:rsidR="00F45A05" w:rsidRPr="00F45A05">
          <w:rPr>
            <w:noProof/>
            <w:webHidden/>
          </w:rPr>
          <w:tab/>
        </w:r>
        <w:r w:rsidRPr="00F45A05">
          <w:rPr>
            <w:noProof/>
            <w:webHidden/>
          </w:rPr>
          <w:fldChar w:fldCharType="begin"/>
        </w:r>
        <w:r w:rsidR="00F45A05" w:rsidRPr="00F45A05">
          <w:rPr>
            <w:noProof/>
            <w:webHidden/>
          </w:rPr>
          <w:instrText xml:space="preserve"> PAGEREF _Toc257715817 \h </w:instrText>
        </w:r>
        <w:r w:rsidRPr="00F45A05">
          <w:rPr>
            <w:noProof/>
            <w:webHidden/>
          </w:rPr>
        </w:r>
        <w:r w:rsidRPr="00F45A05">
          <w:rPr>
            <w:noProof/>
            <w:webHidden/>
          </w:rPr>
          <w:fldChar w:fldCharType="separate"/>
        </w:r>
        <w:r w:rsidR="00F45A05" w:rsidRPr="00F45A05">
          <w:rPr>
            <w:noProof/>
            <w:webHidden/>
          </w:rPr>
          <w:t>7</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18" w:history="1">
        <w:r w:rsidR="00F45A05" w:rsidRPr="00F45A05">
          <w:rPr>
            <w:rStyle w:val="Hipervnculo"/>
            <w:noProof/>
            <w:lang w:val="es-ES_tradnl" w:eastAsia="en-US"/>
          </w:rPr>
          <w:t>1.4 Trabajo realizado</w:t>
        </w:r>
        <w:r w:rsidR="00F45A05" w:rsidRPr="00F45A05">
          <w:rPr>
            <w:noProof/>
            <w:webHidden/>
          </w:rPr>
          <w:tab/>
        </w:r>
        <w:r w:rsidRPr="00F45A05">
          <w:rPr>
            <w:noProof/>
            <w:webHidden/>
          </w:rPr>
          <w:fldChar w:fldCharType="begin"/>
        </w:r>
        <w:r w:rsidR="00F45A05" w:rsidRPr="00F45A05">
          <w:rPr>
            <w:noProof/>
            <w:webHidden/>
          </w:rPr>
          <w:instrText xml:space="preserve"> PAGEREF _Toc257715818 \h </w:instrText>
        </w:r>
        <w:r w:rsidRPr="00F45A05">
          <w:rPr>
            <w:noProof/>
            <w:webHidden/>
          </w:rPr>
        </w:r>
        <w:r w:rsidRPr="00F45A05">
          <w:rPr>
            <w:noProof/>
            <w:webHidden/>
          </w:rPr>
          <w:fldChar w:fldCharType="separate"/>
        </w:r>
        <w:r w:rsidR="00F45A05" w:rsidRPr="00F45A05">
          <w:rPr>
            <w:noProof/>
            <w:webHidden/>
          </w:rPr>
          <w:t>7</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19" w:history="1">
        <w:r w:rsidR="00F45A05" w:rsidRPr="00F45A05">
          <w:rPr>
            <w:rStyle w:val="Hipervnculo"/>
            <w:noProof/>
            <w:lang w:val="es-ES_tradnl" w:eastAsia="en-US"/>
          </w:rPr>
          <w:t>1.5 Estructura del trabajo</w:t>
        </w:r>
        <w:r w:rsidR="00F45A05" w:rsidRPr="00F45A05">
          <w:rPr>
            <w:noProof/>
            <w:webHidden/>
          </w:rPr>
          <w:tab/>
        </w:r>
        <w:r w:rsidRPr="00F45A05">
          <w:rPr>
            <w:noProof/>
            <w:webHidden/>
          </w:rPr>
          <w:fldChar w:fldCharType="begin"/>
        </w:r>
        <w:r w:rsidR="00F45A05" w:rsidRPr="00F45A05">
          <w:rPr>
            <w:noProof/>
            <w:webHidden/>
          </w:rPr>
          <w:instrText xml:space="preserve"> PAGEREF _Toc257715819 \h </w:instrText>
        </w:r>
        <w:r w:rsidRPr="00F45A05">
          <w:rPr>
            <w:noProof/>
            <w:webHidden/>
          </w:rPr>
        </w:r>
        <w:r w:rsidRPr="00F45A05">
          <w:rPr>
            <w:noProof/>
            <w:webHidden/>
          </w:rPr>
          <w:fldChar w:fldCharType="separate"/>
        </w:r>
        <w:r w:rsidR="00F45A05" w:rsidRPr="00F45A05">
          <w:rPr>
            <w:noProof/>
            <w:webHidden/>
          </w:rPr>
          <w:t>10</w:t>
        </w:r>
        <w:r w:rsidRPr="00F45A05">
          <w:rPr>
            <w:noProof/>
            <w:webHidden/>
          </w:rPr>
          <w:fldChar w:fldCharType="end"/>
        </w:r>
      </w:hyperlink>
    </w:p>
    <w:p w:rsidR="00F45A05" w:rsidRPr="00F45A05" w:rsidRDefault="001359AF">
      <w:pPr>
        <w:pStyle w:val="TDC1"/>
        <w:tabs>
          <w:tab w:val="right" w:leader="dot" w:pos="8828"/>
        </w:tabs>
        <w:rPr>
          <w:rFonts w:eastAsiaTheme="minorEastAsia" w:cstheme="minorBidi"/>
          <w:b w:val="0"/>
          <w:bCs w:val="0"/>
          <w:caps w:val="0"/>
          <w:noProof/>
          <w:sz w:val="22"/>
          <w:szCs w:val="22"/>
          <w:lang w:val="es-ES"/>
        </w:rPr>
      </w:pPr>
      <w:hyperlink w:anchor="_Toc257715820" w:history="1">
        <w:r w:rsidR="00F45A05" w:rsidRPr="00F45A05">
          <w:rPr>
            <w:rStyle w:val="Hipervnculo"/>
            <w:b w:val="0"/>
            <w:noProof/>
          </w:rPr>
          <w:t>Capitulo 2 - Estado del arte</w:t>
        </w:r>
        <w:r w:rsidR="00F45A05" w:rsidRPr="00F45A05">
          <w:rPr>
            <w:b w:val="0"/>
            <w:noProof/>
            <w:webHidden/>
          </w:rPr>
          <w:tab/>
        </w:r>
        <w:r w:rsidRPr="00F45A05">
          <w:rPr>
            <w:b w:val="0"/>
            <w:noProof/>
            <w:webHidden/>
          </w:rPr>
          <w:fldChar w:fldCharType="begin"/>
        </w:r>
        <w:r w:rsidR="00F45A05" w:rsidRPr="00F45A05">
          <w:rPr>
            <w:b w:val="0"/>
            <w:noProof/>
            <w:webHidden/>
          </w:rPr>
          <w:instrText xml:space="preserve"> PAGEREF _Toc257715820 \h </w:instrText>
        </w:r>
        <w:r w:rsidRPr="00F45A05">
          <w:rPr>
            <w:b w:val="0"/>
            <w:noProof/>
            <w:webHidden/>
          </w:rPr>
        </w:r>
        <w:r w:rsidRPr="00F45A05">
          <w:rPr>
            <w:b w:val="0"/>
            <w:noProof/>
            <w:webHidden/>
          </w:rPr>
          <w:fldChar w:fldCharType="separate"/>
        </w:r>
        <w:r w:rsidR="00F45A05" w:rsidRPr="00F45A05">
          <w:rPr>
            <w:b w:val="0"/>
            <w:noProof/>
            <w:webHidden/>
          </w:rPr>
          <w:t>12</w:t>
        </w:r>
        <w:r w:rsidRPr="00F45A05">
          <w:rPr>
            <w:b w:val="0"/>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21" w:history="1">
        <w:r w:rsidR="00F45A05" w:rsidRPr="00F45A05">
          <w:rPr>
            <w:rStyle w:val="Hipervnculo"/>
            <w:noProof/>
          </w:rPr>
          <w:t>2.1 Aprendizaje supervisado</w:t>
        </w:r>
        <w:r w:rsidR="00F45A05" w:rsidRPr="00F45A05">
          <w:rPr>
            <w:noProof/>
            <w:webHidden/>
          </w:rPr>
          <w:tab/>
        </w:r>
        <w:r w:rsidRPr="00F45A05">
          <w:rPr>
            <w:noProof/>
            <w:webHidden/>
          </w:rPr>
          <w:fldChar w:fldCharType="begin"/>
        </w:r>
        <w:r w:rsidR="00F45A05" w:rsidRPr="00F45A05">
          <w:rPr>
            <w:noProof/>
            <w:webHidden/>
          </w:rPr>
          <w:instrText xml:space="preserve"> PAGEREF _Toc257715821 \h </w:instrText>
        </w:r>
        <w:r w:rsidRPr="00F45A05">
          <w:rPr>
            <w:noProof/>
            <w:webHidden/>
          </w:rPr>
        </w:r>
        <w:r w:rsidRPr="00F45A05">
          <w:rPr>
            <w:noProof/>
            <w:webHidden/>
          </w:rPr>
          <w:fldChar w:fldCharType="separate"/>
        </w:r>
        <w:r w:rsidR="00F45A05" w:rsidRPr="00F45A05">
          <w:rPr>
            <w:noProof/>
            <w:webHidden/>
          </w:rPr>
          <w:t>12</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22" w:history="1">
        <w:r w:rsidR="00F45A05" w:rsidRPr="00F45A05">
          <w:rPr>
            <w:rStyle w:val="Hipervnculo"/>
            <w:noProof/>
          </w:rPr>
          <w:t>2.2 Métodos de regresión</w:t>
        </w:r>
        <w:r w:rsidR="00F45A05" w:rsidRPr="00F45A05">
          <w:rPr>
            <w:noProof/>
            <w:webHidden/>
          </w:rPr>
          <w:tab/>
        </w:r>
        <w:r w:rsidRPr="00F45A05">
          <w:rPr>
            <w:noProof/>
            <w:webHidden/>
          </w:rPr>
          <w:fldChar w:fldCharType="begin"/>
        </w:r>
        <w:r w:rsidR="00F45A05" w:rsidRPr="00F45A05">
          <w:rPr>
            <w:noProof/>
            <w:webHidden/>
          </w:rPr>
          <w:instrText xml:space="preserve"> PAGEREF _Toc257715822 \h </w:instrText>
        </w:r>
        <w:r w:rsidRPr="00F45A05">
          <w:rPr>
            <w:noProof/>
            <w:webHidden/>
          </w:rPr>
        </w:r>
        <w:r w:rsidRPr="00F45A05">
          <w:rPr>
            <w:noProof/>
            <w:webHidden/>
          </w:rPr>
          <w:fldChar w:fldCharType="separate"/>
        </w:r>
        <w:r w:rsidR="00F45A05" w:rsidRPr="00F45A05">
          <w:rPr>
            <w:noProof/>
            <w:webHidden/>
          </w:rPr>
          <w:t>15</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23" w:history="1">
        <w:r w:rsidR="00F45A05" w:rsidRPr="00F45A05">
          <w:rPr>
            <w:rStyle w:val="Hipervnculo"/>
            <w:noProof/>
          </w:rPr>
          <w:t>2.2.1 Regresión Lineal Simple</w:t>
        </w:r>
        <w:r w:rsidR="00F45A05" w:rsidRPr="00F45A05">
          <w:rPr>
            <w:noProof/>
            <w:webHidden/>
          </w:rPr>
          <w:tab/>
        </w:r>
        <w:r w:rsidRPr="00F45A05">
          <w:rPr>
            <w:noProof/>
            <w:webHidden/>
          </w:rPr>
          <w:fldChar w:fldCharType="begin"/>
        </w:r>
        <w:r w:rsidR="00F45A05" w:rsidRPr="00F45A05">
          <w:rPr>
            <w:noProof/>
            <w:webHidden/>
          </w:rPr>
          <w:instrText xml:space="preserve"> PAGEREF _Toc257715823 \h </w:instrText>
        </w:r>
        <w:r w:rsidRPr="00F45A05">
          <w:rPr>
            <w:noProof/>
            <w:webHidden/>
          </w:rPr>
        </w:r>
        <w:r w:rsidRPr="00F45A05">
          <w:rPr>
            <w:noProof/>
            <w:webHidden/>
          </w:rPr>
          <w:fldChar w:fldCharType="separate"/>
        </w:r>
        <w:r w:rsidR="00F45A05" w:rsidRPr="00F45A05">
          <w:rPr>
            <w:noProof/>
            <w:webHidden/>
          </w:rPr>
          <w:t>15</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24" w:history="1">
        <w:r w:rsidR="00F45A05" w:rsidRPr="00F45A05">
          <w:rPr>
            <w:rStyle w:val="Hipervnculo"/>
            <w:noProof/>
          </w:rPr>
          <w:t>2.2.2 Redes neurales para regresión</w:t>
        </w:r>
        <w:r w:rsidR="00F45A05" w:rsidRPr="00F45A05">
          <w:rPr>
            <w:noProof/>
            <w:webHidden/>
          </w:rPr>
          <w:tab/>
        </w:r>
        <w:r w:rsidRPr="00F45A05">
          <w:rPr>
            <w:noProof/>
            <w:webHidden/>
          </w:rPr>
          <w:fldChar w:fldCharType="begin"/>
        </w:r>
        <w:r w:rsidR="00F45A05" w:rsidRPr="00F45A05">
          <w:rPr>
            <w:noProof/>
            <w:webHidden/>
          </w:rPr>
          <w:instrText xml:space="preserve"> PAGEREF _Toc257715824 \h </w:instrText>
        </w:r>
        <w:r w:rsidRPr="00F45A05">
          <w:rPr>
            <w:noProof/>
            <w:webHidden/>
          </w:rPr>
        </w:r>
        <w:r w:rsidRPr="00F45A05">
          <w:rPr>
            <w:noProof/>
            <w:webHidden/>
          </w:rPr>
          <w:fldChar w:fldCharType="separate"/>
        </w:r>
        <w:r w:rsidR="00F45A05" w:rsidRPr="00F45A05">
          <w:rPr>
            <w:noProof/>
            <w:webHidden/>
          </w:rPr>
          <w:t>18</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25" w:history="1">
        <w:r w:rsidR="00F45A05" w:rsidRPr="00F45A05">
          <w:rPr>
            <w:rStyle w:val="Hipervnculo"/>
            <w:noProof/>
          </w:rPr>
          <w:t>2.2.3 Árboles modelos y de regresión</w:t>
        </w:r>
        <w:r w:rsidR="00F45A05" w:rsidRPr="00F45A05">
          <w:rPr>
            <w:noProof/>
            <w:webHidden/>
          </w:rPr>
          <w:tab/>
        </w:r>
        <w:r w:rsidRPr="00F45A05">
          <w:rPr>
            <w:noProof/>
            <w:webHidden/>
          </w:rPr>
          <w:fldChar w:fldCharType="begin"/>
        </w:r>
        <w:r w:rsidR="00F45A05" w:rsidRPr="00F45A05">
          <w:rPr>
            <w:noProof/>
            <w:webHidden/>
          </w:rPr>
          <w:instrText xml:space="preserve"> PAGEREF _Toc257715825 \h </w:instrText>
        </w:r>
        <w:r w:rsidRPr="00F45A05">
          <w:rPr>
            <w:noProof/>
            <w:webHidden/>
          </w:rPr>
        </w:r>
        <w:r w:rsidRPr="00F45A05">
          <w:rPr>
            <w:noProof/>
            <w:webHidden/>
          </w:rPr>
          <w:fldChar w:fldCharType="separate"/>
        </w:r>
        <w:r w:rsidR="00F45A05" w:rsidRPr="00F45A05">
          <w:rPr>
            <w:noProof/>
            <w:webHidden/>
          </w:rPr>
          <w:t>21</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26" w:history="1">
        <w:r w:rsidR="00F45A05" w:rsidRPr="00F45A05">
          <w:rPr>
            <w:rStyle w:val="Hipervnculo"/>
            <w:noProof/>
          </w:rPr>
          <w:t>2.2.4 Maquinas de Soporte Vectorial para regresión</w:t>
        </w:r>
        <w:r w:rsidR="00F45A05" w:rsidRPr="00F45A05">
          <w:rPr>
            <w:noProof/>
            <w:webHidden/>
          </w:rPr>
          <w:tab/>
        </w:r>
        <w:r w:rsidRPr="00F45A05">
          <w:rPr>
            <w:noProof/>
            <w:webHidden/>
          </w:rPr>
          <w:fldChar w:fldCharType="begin"/>
        </w:r>
        <w:r w:rsidR="00F45A05" w:rsidRPr="00F45A05">
          <w:rPr>
            <w:noProof/>
            <w:webHidden/>
          </w:rPr>
          <w:instrText xml:space="preserve"> PAGEREF _Toc257715826 \h </w:instrText>
        </w:r>
        <w:r w:rsidRPr="00F45A05">
          <w:rPr>
            <w:noProof/>
            <w:webHidden/>
          </w:rPr>
        </w:r>
        <w:r w:rsidRPr="00F45A05">
          <w:rPr>
            <w:noProof/>
            <w:webHidden/>
          </w:rPr>
          <w:fldChar w:fldCharType="separate"/>
        </w:r>
        <w:r w:rsidR="00F45A05" w:rsidRPr="00F45A05">
          <w:rPr>
            <w:noProof/>
            <w:webHidden/>
          </w:rPr>
          <w:t>24</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27" w:history="1">
        <w:r w:rsidR="00F45A05" w:rsidRPr="00F45A05">
          <w:rPr>
            <w:rStyle w:val="Hipervnculo"/>
            <w:noProof/>
          </w:rPr>
          <w:t>2.3 Problema de predicción de oleaje</w:t>
        </w:r>
        <w:r w:rsidR="00F45A05" w:rsidRPr="00F45A05">
          <w:rPr>
            <w:noProof/>
            <w:webHidden/>
          </w:rPr>
          <w:tab/>
        </w:r>
        <w:r w:rsidRPr="00F45A05">
          <w:rPr>
            <w:noProof/>
            <w:webHidden/>
          </w:rPr>
          <w:fldChar w:fldCharType="begin"/>
        </w:r>
        <w:r w:rsidR="00F45A05" w:rsidRPr="00F45A05">
          <w:rPr>
            <w:noProof/>
            <w:webHidden/>
          </w:rPr>
          <w:instrText xml:space="preserve"> PAGEREF _Toc257715827 \h </w:instrText>
        </w:r>
        <w:r w:rsidRPr="00F45A05">
          <w:rPr>
            <w:noProof/>
            <w:webHidden/>
          </w:rPr>
        </w:r>
        <w:r w:rsidRPr="00F45A05">
          <w:rPr>
            <w:noProof/>
            <w:webHidden/>
          </w:rPr>
          <w:fldChar w:fldCharType="separate"/>
        </w:r>
        <w:r w:rsidR="00F45A05" w:rsidRPr="00F45A05">
          <w:rPr>
            <w:noProof/>
            <w:webHidden/>
          </w:rPr>
          <w:t>27</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28" w:history="1">
        <w:r w:rsidR="00F45A05" w:rsidRPr="00F45A05">
          <w:rPr>
            <w:rStyle w:val="Hipervnculo"/>
            <w:noProof/>
          </w:rPr>
          <w:t>2.4 Trabajos relacionados a la predicción de oleaje</w:t>
        </w:r>
        <w:r w:rsidR="00F45A05" w:rsidRPr="00F45A05">
          <w:rPr>
            <w:noProof/>
            <w:webHidden/>
          </w:rPr>
          <w:tab/>
        </w:r>
        <w:r w:rsidRPr="00F45A05">
          <w:rPr>
            <w:noProof/>
            <w:webHidden/>
          </w:rPr>
          <w:fldChar w:fldCharType="begin"/>
        </w:r>
        <w:r w:rsidR="00F45A05" w:rsidRPr="00F45A05">
          <w:rPr>
            <w:noProof/>
            <w:webHidden/>
          </w:rPr>
          <w:instrText xml:space="preserve"> PAGEREF _Toc257715828 \h </w:instrText>
        </w:r>
        <w:r w:rsidRPr="00F45A05">
          <w:rPr>
            <w:noProof/>
            <w:webHidden/>
          </w:rPr>
        </w:r>
        <w:r w:rsidRPr="00F45A05">
          <w:rPr>
            <w:noProof/>
            <w:webHidden/>
          </w:rPr>
          <w:fldChar w:fldCharType="separate"/>
        </w:r>
        <w:r w:rsidR="00F45A05" w:rsidRPr="00F45A05">
          <w:rPr>
            <w:noProof/>
            <w:webHidden/>
          </w:rPr>
          <w:t>29</w:t>
        </w:r>
        <w:r w:rsidRPr="00F45A05">
          <w:rPr>
            <w:noProof/>
            <w:webHidden/>
          </w:rPr>
          <w:fldChar w:fldCharType="end"/>
        </w:r>
      </w:hyperlink>
    </w:p>
    <w:p w:rsidR="00F45A05" w:rsidRPr="00F45A05" w:rsidRDefault="001359AF">
      <w:pPr>
        <w:pStyle w:val="TDC1"/>
        <w:tabs>
          <w:tab w:val="right" w:leader="dot" w:pos="8828"/>
        </w:tabs>
        <w:rPr>
          <w:rFonts w:eastAsiaTheme="minorEastAsia" w:cstheme="minorBidi"/>
          <w:b w:val="0"/>
          <w:bCs w:val="0"/>
          <w:caps w:val="0"/>
          <w:noProof/>
          <w:sz w:val="22"/>
          <w:szCs w:val="22"/>
          <w:lang w:val="es-ES"/>
        </w:rPr>
      </w:pPr>
      <w:hyperlink w:anchor="_Toc257715829" w:history="1">
        <w:r w:rsidR="00F45A05" w:rsidRPr="00F45A05">
          <w:rPr>
            <w:rStyle w:val="Hipervnculo"/>
            <w:b w:val="0"/>
            <w:noProof/>
            <w:lang w:val="es-ES_tradnl"/>
          </w:rPr>
          <w:t>Capitulo 3 – Datos para predicción de oleaje</w:t>
        </w:r>
        <w:r w:rsidR="00F45A05" w:rsidRPr="00F45A05">
          <w:rPr>
            <w:b w:val="0"/>
            <w:noProof/>
            <w:webHidden/>
          </w:rPr>
          <w:tab/>
        </w:r>
        <w:r w:rsidRPr="00F45A05">
          <w:rPr>
            <w:b w:val="0"/>
            <w:noProof/>
            <w:webHidden/>
          </w:rPr>
          <w:fldChar w:fldCharType="begin"/>
        </w:r>
        <w:r w:rsidR="00F45A05" w:rsidRPr="00F45A05">
          <w:rPr>
            <w:b w:val="0"/>
            <w:noProof/>
            <w:webHidden/>
          </w:rPr>
          <w:instrText xml:space="preserve"> PAGEREF _Toc257715829 \h </w:instrText>
        </w:r>
        <w:r w:rsidRPr="00F45A05">
          <w:rPr>
            <w:b w:val="0"/>
            <w:noProof/>
            <w:webHidden/>
          </w:rPr>
        </w:r>
        <w:r w:rsidRPr="00F45A05">
          <w:rPr>
            <w:b w:val="0"/>
            <w:noProof/>
            <w:webHidden/>
          </w:rPr>
          <w:fldChar w:fldCharType="separate"/>
        </w:r>
        <w:r w:rsidR="00F45A05" w:rsidRPr="00F45A05">
          <w:rPr>
            <w:b w:val="0"/>
            <w:noProof/>
            <w:webHidden/>
          </w:rPr>
          <w:t>31</w:t>
        </w:r>
        <w:r w:rsidRPr="00F45A05">
          <w:rPr>
            <w:b w:val="0"/>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30" w:history="1">
        <w:r w:rsidR="00F45A05" w:rsidRPr="00F45A05">
          <w:rPr>
            <w:rStyle w:val="Hipervnculo"/>
            <w:noProof/>
            <w:lang w:val="es-ES_tradnl"/>
          </w:rPr>
          <w:t>3.1 Olas – Conceptos generales</w:t>
        </w:r>
        <w:r w:rsidR="00F45A05" w:rsidRPr="00F45A05">
          <w:rPr>
            <w:noProof/>
            <w:webHidden/>
          </w:rPr>
          <w:tab/>
        </w:r>
        <w:r w:rsidRPr="00F45A05">
          <w:rPr>
            <w:noProof/>
            <w:webHidden/>
          </w:rPr>
          <w:fldChar w:fldCharType="begin"/>
        </w:r>
        <w:r w:rsidR="00F45A05" w:rsidRPr="00F45A05">
          <w:rPr>
            <w:noProof/>
            <w:webHidden/>
          </w:rPr>
          <w:instrText xml:space="preserve"> PAGEREF _Toc257715830 \h </w:instrText>
        </w:r>
        <w:r w:rsidRPr="00F45A05">
          <w:rPr>
            <w:noProof/>
            <w:webHidden/>
          </w:rPr>
        </w:r>
        <w:r w:rsidRPr="00F45A05">
          <w:rPr>
            <w:noProof/>
            <w:webHidden/>
          </w:rPr>
          <w:fldChar w:fldCharType="separate"/>
        </w:r>
        <w:r w:rsidR="00F45A05" w:rsidRPr="00F45A05">
          <w:rPr>
            <w:noProof/>
            <w:webHidden/>
          </w:rPr>
          <w:t>31</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31" w:history="1">
        <w:r w:rsidR="00F45A05" w:rsidRPr="00F45A05">
          <w:rPr>
            <w:rStyle w:val="Hipervnculo"/>
            <w:noProof/>
          </w:rPr>
          <w:t>3.2 Observaciones Visuales</w:t>
        </w:r>
        <w:r w:rsidR="00F45A05" w:rsidRPr="00F45A05">
          <w:rPr>
            <w:noProof/>
            <w:webHidden/>
          </w:rPr>
          <w:tab/>
        </w:r>
        <w:r w:rsidRPr="00F45A05">
          <w:rPr>
            <w:noProof/>
            <w:webHidden/>
          </w:rPr>
          <w:fldChar w:fldCharType="begin"/>
        </w:r>
        <w:r w:rsidR="00F45A05" w:rsidRPr="00F45A05">
          <w:rPr>
            <w:noProof/>
            <w:webHidden/>
          </w:rPr>
          <w:instrText xml:space="preserve"> PAGEREF _Toc257715831 \h </w:instrText>
        </w:r>
        <w:r w:rsidRPr="00F45A05">
          <w:rPr>
            <w:noProof/>
            <w:webHidden/>
          </w:rPr>
        </w:r>
        <w:r w:rsidRPr="00F45A05">
          <w:rPr>
            <w:noProof/>
            <w:webHidden/>
          </w:rPr>
          <w:fldChar w:fldCharType="separate"/>
        </w:r>
        <w:r w:rsidR="00F45A05" w:rsidRPr="00F45A05">
          <w:rPr>
            <w:noProof/>
            <w:webHidden/>
          </w:rPr>
          <w:t>33</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32" w:history="1">
        <w:r w:rsidR="00F45A05" w:rsidRPr="00F45A05">
          <w:rPr>
            <w:rStyle w:val="Hipervnculo"/>
            <w:noProof/>
          </w:rPr>
          <w:t>3.3 Modelo WAVEWATCH III</w:t>
        </w:r>
        <w:r w:rsidR="00F45A05" w:rsidRPr="00F45A05">
          <w:rPr>
            <w:noProof/>
            <w:webHidden/>
          </w:rPr>
          <w:tab/>
        </w:r>
        <w:r w:rsidRPr="00F45A05">
          <w:rPr>
            <w:noProof/>
            <w:webHidden/>
          </w:rPr>
          <w:fldChar w:fldCharType="begin"/>
        </w:r>
        <w:r w:rsidR="00F45A05" w:rsidRPr="00F45A05">
          <w:rPr>
            <w:noProof/>
            <w:webHidden/>
          </w:rPr>
          <w:instrText xml:space="preserve"> PAGEREF _Toc257715832 \h </w:instrText>
        </w:r>
        <w:r w:rsidRPr="00F45A05">
          <w:rPr>
            <w:noProof/>
            <w:webHidden/>
          </w:rPr>
        </w:r>
        <w:r w:rsidRPr="00F45A05">
          <w:rPr>
            <w:noProof/>
            <w:webHidden/>
          </w:rPr>
          <w:fldChar w:fldCharType="separate"/>
        </w:r>
        <w:r w:rsidR="00F45A05" w:rsidRPr="00F45A05">
          <w:rPr>
            <w:noProof/>
            <w:webHidden/>
          </w:rPr>
          <w:t>35</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33" w:history="1">
        <w:r w:rsidR="00F45A05" w:rsidRPr="00F45A05">
          <w:rPr>
            <w:rStyle w:val="Hipervnculo"/>
            <w:noProof/>
          </w:rPr>
          <w:t>3.4 Pre procesamiento</w:t>
        </w:r>
        <w:r w:rsidR="00F45A05" w:rsidRPr="00F45A05">
          <w:rPr>
            <w:noProof/>
            <w:webHidden/>
          </w:rPr>
          <w:tab/>
        </w:r>
        <w:r w:rsidRPr="00F45A05">
          <w:rPr>
            <w:noProof/>
            <w:webHidden/>
          </w:rPr>
          <w:fldChar w:fldCharType="begin"/>
        </w:r>
        <w:r w:rsidR="00F45A05" w:rsidRPr="00F45A05">
          <w:rPr>
            <w:noProof/>
            <w:webHidden/>
          </w:rPr>
          <w:instrText xml:space="preserve"> PAGEREF _Toc257715833 \h </w:instrText>
        </w:r>
        <w:r w:rsidRPr="00F45A05">
          <w:rPr>
            <w:noProof/>
            <w:webHidden/>
          </w:rPr>
        </w:r>
        <w:r w:rsidRPr="00F45A05">
          <w:rPr>
            <w:noProof/>
            <w:webHidden/>
          </w:rPr>
          <w:fldChar w:fldCharType="separate"/>
        </w:r>
        <w:r w:rsidR="00F45A05" w:rsidRPr="00F45A05">
          <w:rPr>
            <w:noProof/>
            <w:webHidden/>
          </w:rPr>
          <w:t>37</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34" w:history="1">
        <w:r w:rsidR="00F45A05" w:rsidRPr="00F45A05">
          <w:rPr>
            <w:rStyle w:val="Hipervnculo"/>
            <w:noProof/>
          </w:rPr>
          <w:t>3.5 Modelos de instancias</w:t>
        </w:r>
        <w:r w:rsidR="00F45A05" w:rsidRPr="00F45A05">
          <w:rPr>
            <w:noProof/>
            <w:webHidden/>
          </w:rPr>
          <w:tab/>
        </w:r>
        <w:r w:rsidRPr="00F45A05">
          <w:rPr>
            <w:noProof/>
            <w:webHidden/>
          </w:rPr>
          <w:fldChar w:fldCharType="begin"/>
        </w:r>
        <w:r w:rsidR="00F45A05" w:rsidRPr="00F45A05">
          <w:rPr>
            <w:noProof/>
            <w:webHidden/>
          </w:rPr>
          <w:instrText xml:space="preserve"> PAGEREF _Toc257715834 \h </w:instrText>
        </w:r>
        <w:r w:rsidRPr="00F45A05">
          <w:rPr>
            <w:noProof/>
            <w:webHidden/>
          </w:rPr>
        </w:r>
        <w:r w:rsidRPr="00F45A05">
          <w:rPr>
            <w:noProof/>
            <w:webHidden/>
          </w:rPr>
          <w:fldChar w:fldCharType="separate"/>
        </w:r>
        <w:r w:rsidR="00F45A05" w:rsidRPr="00F45A05">
          <w:rPr>
            <w:noProof/>
            <w:webHidden/>
          </w:rPr>
          <w:t>38</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35" w:history="1">
        <w:r w:rsidR="00F45A05" w:rsidRPr="00F45A05">
          <w:rPr>
            <w:rStyle w:val="Hipervnculo"/>
            <w:noProof/>
          </w:rPr>
          <w:t>3.6 Conjuntos de entrenamiento</w:t>
        </w:r>
        <w:r w:rsidR="00F45A05" w:rsidRPr="00F45A05">
          <w:rPr>
            <w:noProof/>
            <w:webHidden/>
          </w:rPr>
          <w:tab/>
        </w:r>
        <w:r w:rsidRPr="00F45A05">
          <w:rPr>
            <w:noProof/>
            <w:webHidden/>
          </w:rPr>
          <w:fldChar w:fldCharType="begin"/>
        </w:r>
        <w:r w:rsidR="00F45A05" w:rsidRPr="00F45A05">
          <w:rPr>
            <w:noProof/>
            <w:webHidden/>
          </w:rPr>
          <w:instrText xml:space="preserve"> PAGEREF _Toc257715835 \h </w:instrText>
        </w:r>
        <w:r w:rsidRPr="00F45A05">
          <w:rPr>
            <w:noProof/>
            <w:webHidden/>
          </w:rPr>
        </w:r>
        <w:r w:rsidRPr="00F45A05">
          <w:rPr>
            <w:noProof/>
            <w:webHidden/>
          </w:rPr>
          <w:fldChar w:fldCharType="separate"/>
        </w:r>
        <w:r w:rsidR="00F45A05" w:rsidRPr="00F45A05">
          <w:rPr>
            <w:noProof/>
            <w:webHidden/>
          </w:rPr>
          <w:t>39</w:t>
        </w:r>
        <w:r w:rsidRPr="00F45A05">
          <w:rPr>
            <w:noProof/>
            <w:webHidden/>
          </w:rPr>
          <w:fldChar w:fldCharType="end"/>
        </w:r>
      </w:hyperlink>
    </w:p>
    <w:p w:rsidR="00F45A05" w:rsidRPr="00F45A05" w:rsidRDefault="001359AF">
      <w:pPr>
        <w:pStyle w:val="TDC1"/>
        <w:tabs>
          <w:tab w:val="right" w:leader="dot" w:pos="8828"/>
        </w:tabs>
        <w:rPr>
          <w:rFonts w:eastAsiaTheme="minorEastAsia" w:cstheme="minorBidi"/>
          <w:b w:val="0"/>
          <w:bCs w:val="0"/>
          <w:caps w:val="0"/>
          <w:noProof/>
          <w:sz w:val="22"/>
          <w:szCs w:val="22"/>
          <w:lang w:val="es-ES"/>
        </w:rPr>
      </w:pPr>
      <w:hyperlink w:anchor="_Toc257715836" w:history="1">
        <w:r w:rsidR="00F45A05" w:rsidRPr="00F45A05">
          <w:rPr>
            <w:rStyle w:val="Hipervnculo"/>
            <w:b w:val="0"/>
            <w:noProof/>
            <w:lang w:val="es-ES_tradnl"/>
          </w:rPr>
          <w:t>Capitulo 5 - Desarrollo de la aplicación</w:t>
        </w:r>
        <w:r w:rsidR="00F45A05" w:rsidRPr="00F45A05">
          <w:rPr>
            <w:b w:val="0"/>
            <w:noProof/>
            <w:webHidden/>
          </w:rPr>
          <w:tab/>
        </w:r>
        <w:r w:rsidRPr="00F45A05">
          <w:rPr>
            <w:b w:val="0"/>
            <w:noProof/>
            <w:webHidden/>
          </w:rPr>
          <w:fldChar w:fldCharType="begin"/>
        </w:r>
        <w:r w:rsidR="00F45A05" w:rsidRPr="00F45A05">
          <w:rPr>
            <w:b w:val="0"/>
            <w:noProof/>
            <w:webHidden/>
          </w:rPr>
          <w:instrText xml:space="preserve"> PAGEREF _Toc257715836 \h </w:instrText>
        </w:r>
        <w:r w:rsidRPr="00F45A05">
          <w:rPr>
            <w:b w:val="0"/>
            <w:noProof/>
            <w:webHidden/>
          </w:rPr>
        </w:r>
        <w:r w:rsidRPr="00F45A05">
          <w:rPr>
            <w:b w:val="0"/>
            <w:noProof/>
            <w:webHidden/>
          </w:rPr>
          <w:fldChar w:fldCharType="separate"/>
        </w:r>
        <w:r w:rsidR="00F45A05" w:rsidRPr="00F45A05">
          <w:rPr>
            <w:b w:val="0"/>
            <w:noProof/>
            <w:webHidden/>
          </w:rPr>
          <w:t>40</w:t>
        </w:r>
        <w:r w:rsidRPr="00F45A05">
          <w:rPr>
            <w:b w:val="0"/>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37" w:history="1">
        <w:r w:rsidR="00F45A05" w:rsidRPr="00F45A05">
          <w:rPr>
            <w:rStyle w:val="Hipervnculo"/>
            <w:noProof/>
            <w:lang w:val="es-ES_tradnl"/>
          </w:rPr>
          <w:t>5.1 Descripción de la aplicación</w:t>
        </w:r>
        <w:r w:rsidR="00F45A05" w:rsidRPr="00F45A05">
          <w:rPr>
            <w:noProof/>
            <w:webHidden/>
          </w:rPr>
          <w:tab/>
        </w:r>
        <w:r w:rsidRPr="00F45A05">
          <w:rPr>
            <w:noProof/>
            <w:webHidden/>
          </w:rPr>
          <w:fldChar w:fldCharType="begin"/>
        </w:r>
        <w:r w:rsidR="00F45A05" w:rsidRPr="00F45A05">
          <w:rPr>
            <w:noProof/>
            <w:webHidden/>
          </w:rPr>
          <w:instrText xml:space="preserve"> PAGEREF _Toc257715837 \h </w:instrText>
        </w:r>
        <w:r w:rsidRPr="00F45A05">
          <w:rPr>
            <w:noProof/>
            <w:webHidden/>
          </w:rPr>
        </w:r>
        <w:r w:rsidRPr="00F45A05">
          <w:rPr>
            <w:noProof/>
            <w:webHidden/>
          </w:rPr>
          <w:fldChar w:fldCharType="separate"/>
        </w:r>
        <w:r w:rsidR="00F45A05" w:rsidRPr="00F45A05">
          <w:rPr>
            <w:noProof/>
            <w:webHidden/>
          </w:rPr>
          <w:t>40</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38" w:history="1">
        <w:r w:rsidR="00F45A05" w:rsidRPr="00F45A05">
          <w:rPr>
            <w:rStyle w:val="Hipervnculo"/>
            <w:noProof/>
            <w:lang w:val="es-ES_tradnl"/>
          </w:rPr>
          <w:t>5.1.1 Que diferencia a Surf-Forecaster de los demás sistemas de pronósticos ya existentes?</w:t>
        </w:r>
        <w:r w:rsidR="00F45A05" w:rsidRPr="00F45A05">
          <w:rPr>
            <w:noProof/>
            <w:webHidden/>
          </w:rPr>
          <w:tab/>
        </w:r>
        <w:r w:rsidRPr="00F45A05">
          <w:rPr>
            <w:noProof/>
            <w:webHidden/>
          </w:rPr>
          <w:fldChar w:fldCharType="begin"/>
        </w:r>
        <w:r w:rsidR="00F45A05" w:rsidRPr="00F45A05">
          <w:rPr>
            <w:noProof/>
            <w:webHidden/>
          </w:rPr>
          <w:instrText xml:space="preserve"> PAGEREF _Toc257715838 \h </w:instrText>
        </w:r>
        <w:r w:rsidRPr="00F45A05">
          <w:rPr>
            <w:noProof/>
            <w:webHidden/>
          </w:rPr>
        </w:r>
        <w:r w:rsidRPr="00F45A05">
          <w:rPr>
            <w:noProof/>
            <w:webHidden/>
          </w:rPr>
          <w:fldChar w:fldCharType="separate"/>
        </w:r>
        <w:r w:rsidR="00F45A05" w:rsidRPr="00F45A05">
          <w:rPr>
            <w:noProof/>
            <w:webHidden/>
          </w:rPr>
          <w:t>40</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39" w:history="1">
        <w:r w:rsidR="00F45A05" w:rsidRPr="00F45A05">
          <w:rPr>
            <w:rStyle w:val="Hipervnculo"/>
            <w:noProof/>
            <w:lang w:val="es-ES_tradnl"/>
          </w:rPr>
          <w:t>5.1.2 Como logra pronosticar Surf-Forecaster?</w:t>
        </w:r>
        <w:r w:rsidR="00F45A05" w:rsidRPr="00F45A05">
          <w:rPr>
            <w:noProof/>
            <w:webHidden/>
          </w:rPr>
          <w:tab/>
        </w:r>
        <w:r w:rsidRPr="00F45A05">
          <w:rPr>
            <w:noProof/>
            <w:webHidden/>
          </w:rPr>
          <w:fldChar w:fldCharType="begin"/>
        </w:r>
        <w:r w:rsidR="00F45A05" w:rsidRPr="00F45A05">
          <w:rPr>
            <w:noProof/>
            <w:webHidden/>
          </w:rPr>
          <w:instrText xml:space="preserve"> PAGEREF _Toc257715839 \h </w:instrText>
        </w:r>
        <w:r w:rsidRPr="00F45A05">
          <w:rPr>
            <w:noProof/>
            <w:webHidden/>
          </w:rPr>
        </w:r>
        <w:r w:rsidRPr="00F45A05">
          <w:rPr>
            <w:noProof/>
            <w:webHidden/>
          </w:rPr>
          <w:fldChar w:fldCharType="separate"/>
        </w:r>
        <w:r w:rsidR="00F45A05" w:rsidRPr="00F45A05">
          <w:rPr>
            <w:noProof/>
            <w:webHidden/>
          </w:rPr>
          <w:t>40</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40" w:history="1">
        <w:r w:rsidR="00F45A05" w:rsidRPr="00F45A05">
          <w:rPr>
            <w:rStyle w:val="Hipervnculo"/>
            <w:noProof/>
            <w:lang w:val="es-ES_tradnl"/>
          </w:rPr>
          <w:t>5.2 Tipos de usuario</w:t>
        </w:r>
        <w:r w:rsidR="00F45A05" w:rsidRPr="00F45A05">
          <w:rPr>
            <w:noProof/>
            <w:webHidden/>
          </w:rPr>
          <w:tab/>
        </w:r>
        <w:r w:rsidRPr="00F45A05">
          <w:rPr>
            <w:noProof/>
            <w:webHidden/>
          </w:rPr>
          <w:fldChar w:fldCharType="begin"/>
        </w:r>
        <w:r w:rsidR="00F45A05" w:rsidRPr="00F45A05">
          <w:rPr>
            <w:noProof/>
            <w:webHidden/>
          </w:rPr>
          <w:instrText xml:space="preserve"> PAGEREF _Toc257715840 \h </w:instrText>
        </w:r>
        <w:r w:rsidRPr="00F45A05">
          <w:rPr>
            <w:noProof/>
            <w:webHidden/>
          </w:rPr>
        </w:r>
        <w:r w:rsidRPr="00F45A05">
          <w:rPr>
            <w:noProof/>
            <w:webHidden/>
          </w:rPr>
          <w:fldChar w:fldCharType="separate"/>
        </w:r>
        <w:r w:rsidR="00F45A05" w:rsidRPr="00F45A05">
          <w:rPr>
            <w:noProof/>
            <w:webHidden/>
          </w:rPr>
          <w:t>42</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41" w:history="1">
        <w:r w:rsidR="00F45A05" w:rsidRPr="00F45A05">
          <w:rPr>
            <w:rStyle w:val="Hipervnculo"/>
            <w:noProof/>
            <w:lang w:val="es-ES_tradnl"/>
          </w:rPr>
          <w:t>5.2.1 Usuario no registrado u anónimo</w:t>
        </w:r>
        <w:r w:rsidR="00F45A05" w:rsidRPr="00F45A05">
          <w:rPr>
            <w:noProof/>
            <w:webHidden/>
          </w:rPr>
          <w:tab/>
        </w:r>
        <w:r w:rsidRPr="00F45A05">
          <w:rPr>
            <w:noProof/>
            <w:webHidden/>
          </w:rPr>
          <w:fldChar w:fldCharType="begin"/>
        </w:r>
        <w:r w:rsidR="00F45A05" w:rsidRPr="00F45A05">
          <w:rPr>
            <w:noProof/>
            <w:webHidden/>
          </w:rPr>
          <w:instrText xml:space="preserve"> PAGEREF _Toc257715841 \h </w:instrText>
        </w:r>
        <w:r w:rsidRPr="00F45A05">
          <w:rPr>
            <w:noProof/>
            <w:webHidden/>
          </w:rPr>
        </w:r>
        <w:r w:rsidRPr="00F45A05">
          <w:rPr>
            <w:noProof/>
            <w:webHidden/>
          </w:rPr>
          <w:fldChar w:fldCharType="separate"/>
        </w:r>
        <w:r w:rsidR="00F45A05" w:rsidRPr="00F45A05">
          <w:rPr>
            <w:noProof/>
            <w:webHidden/>
          </w:rPr>
          <w:t>42</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42" w:history="1">
        <w:r w:rsidR="00F45A05" w:rsidRPr="00F45A05">
          <w:rPr>
            <w:rStyle w:val="Hipervnculo"/>
            <w:noProof/>
            <w:lang w:val="es-ES_tradnl"/>
          </w:rPr>
          <w:t>5.2.2 Usuario registrado</w:t>
        </w:r>
        <w:r w:rsidR="00F45A05" w:rsidRPr="00F45A05">
          <w:rPr>
            <w:noProof/>
            <w:webHidden/>
          </w:rPr>
          <w:tab/>
        </w:r>
        <w:r w:rsidRPr="00F45A05">
          <w:rPr>
            <w:noProof/>
            <w:webHidden/>
          </w:rPr>
          <w:fldChar w:fldCharType="begin"/>
        </w:r>
        <w:r w:rsidR="00F45A05" w:rsidRPr="00F45A05">
          <w:rPr>
            <w:noProof/>
            <w:webHidden/>
          </w:rPr>
          <w:instrText xml:space="preserve"> PAGEREF _Toc257715842 \h </w:instrText>
        </w:r>
        <w:r w:rsidRPr="00F45A05">
          <w:rPr>
            <w:noProof/>
            <w:webHidden/>
          </w:rPr>
        </w:r>
        <w:r w:rsidRPr="00F45A05">
          <w:rPr>
            <w:noProof/>
            <w:webHidden/>
          </w:rPr>
          <w:fldChar w:fldCharType="separate"/>
        </w:r>
        <w:r w:rsidR="00F45A05" w:rsidRPr="00F45A05">
          <w:rPr>
            <w:noProof/>
            <w:webHidden/>
          </w:rPr>
          <w:t>42</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43" w:history="1">
        <w:r w:rsidR="00F45A05" w:rsidRPr="00F45A05">
          <w:rPr>
            <w:rStyle w:val="Hipervnculo"/>
            <w:noProof/>
            <w:lang w:val="es-ES_tradnl"/>
          </w:rPr>
          <w:t>5.2.3 Administrador</w:t>
        </w:r>
        <w:r w:rsidR="00F45A05" w:rsidRPr="00F45A05">
          <w:rPr>
            <w:noProof/>
            <w:webHidden/>
          </w:rPr>
          <w:tab/>
        </w:r>
        <w:r w:rsidRPr="00F45A05">
          <w:rPr>
            <w:noProof/>
            <w:webHidden/>
          </w:rPr>
          <w:fldChar w:fldCharType="begin"/>
        </w:r>
        <w:r w:rsidR="00F45A05" w:rsidRPr="00F45A05">
          <w:rPr>
            <w:noProof/>
            <w:webHidden/>
          </w:rPr>
          <w:instrText xml:space="preserve"> PAGEREF _Toc257715843 \h </w:instrText>
        </w:r>
        <w:r w:rsidRPr="00F45A05">
          <w:rPr>
            <w:noProof/>
            <w:webHidden/>
          </w:rPr>
        </w:r>
        <w:r w:rsidRPr="00F45A05">
          <w:rPr>
            <w:noProof/>
            <w:webHidden/>
          </w:rPr>
          <w:fldChar w:fldCharType="separate"/>
        </w:r>
        <w:r w:rsidR="00F45A05" w:rsidRPr="00F45A05">
          <w:rPr>
            <w:noProof/>
            <w:webHidden/>
          </w:rPr>
          <w:t>42</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44" w:history="1">
        <w:r w:rsidR="00F45A05" w:rsidRPr="00F45A05">
          <w:rPr>
            <w:rStyle w:val="Hipervnculo"/>
            <w:noProof/>
            <w:lang w:val="es-ES_tradnl"/>
          </w:rPr>
          <w:t>5.3 Secciones de la aplicación</w:t>
        </w:r>
        <w:r w:rsidR="00F45A05" w:rsidRPr="00F45A05">
          <w:rPr>
            <w:noProof/>
            <w:webHidden/>
          </w:rPr>
          <w:tab/>
        </w:r>
        <w:r w:rsidRPr="00F45A05">
          <w:rPr>
            <w:noProof/>
            <w:webHidden/>
          </w:rPr>
          <w:fldChar w:fldCharType="begin"/>
        </w:r>
        <w:r w:rsidR="00F45A05" w:rsidRPr="00F45A05">
          <w:rPr>
            <w:noProof/>
            <w:webHidden/>
          </w:rPr>
          <w:instrText xml:space="preserve"> PAGEREF _Toc257715844 \h </w:instrText>
        </w:r>
        <w:r w:rsidRPr="00F45A05">
          <w:rPr>
            <w:noProof/>
            <w:webHidden/>
          </w:rPr>
        </w:r>
        <w:r w:rsidRPr="00F45A05">
          <w:rPr>
            <w:noProof/>
            <w:webHidden/>
          </w:rPr>
          <w:fldChar w:fldCharType="separate"/>
        </w:r>
        <w:r w:rsidR="00F45A05" w:rsidRPr="00F45A05">
          <w:rPr>
            <w:noProof/>
            <w:webHidden/>
          </w:rPr>
          <w:t>42</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45" w:history="1">
        <w:r w:rsidR="00F45A05" w:rsidRPr="00F45A05">
          <w:rPr>
            <w:rStyle w:val="Hipervnculo"/>
            <w:noProof/>
            <w:lang w:val="es-ES_tradnl"/>
          </w:rPr>
          <w:t>5.3.1 Pronóstico</w:t>
        </w:r>
        <w:r w:rsidR="00F45A05" w:rsidRPr="00F45A05">
          <w:rPr>
            <w:noProof/>
            <w:webHidden/>
          </w:rPr>
          <w:tab/>
        </w:r>
        <w:r w:rsidRPr="00F45A05">
          <w:rPr>
            <w:noProof/>
            <w:webHidden/>
          </w:rPr>
          <w:fldChar w:fldCharType="begin"/>
        </w:r>
        <w:r w:rsidR="00F45A05" w:rsidRPr="00F45A05">
          <w:rPr>
            <w:noProof/>
            <w:webHidden/>
          </w:rPr>
          <w:instrText xml:space="preserve"> PAGEREF _Toc257715845 \h </w:instrText>
        </w:r>
        <w:r w:rsidRPr="00F45A05">
          <w:rPr>
            <w:noProof/>
            <w:webHidden/>
          </w:rPr>
        </w:r>
        <w:r w:rsidRPr="00F45A05">
          <w:rPr>
            <w:noProof/>
            <w:webHidden/>
          </w:rPr>
          <w:fldChar w:fldCharType="separate"/>
        </w:r>
        <w:r w:rsidR="00F45A05" w:rsidRPr="00F45A05">
          <w:rPr>
            <w:noProof/>
            <w:webHidden/>
          </w:rPr>
          <w:t>42</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46" w:history="1">
        <w:r w:rsidR="00F45A05" w:rsidRPr="00F45A05">
          <w:rPr>
            <w:rStyle w:val="Hipervnculo"/>
            <w:noProof/>
            <w:lang w:val="es-ES_tradnl"/>
          </w:rPr>
          <w:t>5.3.2 Comparación de olas</w:t>
        </w:r>
        <w:r w:rsidR="00F45A05" w:rsidRPr="00F45A05">
          <w:rPr>
            <w:noProof/>
            <w:webHidden/>
          </w:rPr>
          <w:tab/>
        </w:r>
        <w:r w:rsidRPr="00F45A05">
          <w:rPr>
            <w:noProof/>
            <w:webHidden/>
          </w:rPr>
          <w:fldChar w:fldCharType="begin"/>
        </w:r>
        <w:r w:rsidR="00F45A05" w:rsidRPr="00F45A05">
          <w:rPr>
            <w:noProof/>
            <w:webHidden/>
          </w:rPr>
          <w:instrText xml:space="preserve"> PAGEREF _Toc257715846 \h </w:instrText>
        </w:r>
        <w:r w:rsidRPr="00F45A05">
          <w:rPr>
            <w:noProof/>
            <w:webHidden/>
          </w:rPr>
        </w:r>
        <w:r w:rsidRPr="00F45A05">
          <w:rPr>
            <w:noProof/>
            <w:webHidden/>
          </w:rPr>
          <w:fldChar w:fldCharType="separate"/>
        </w:r>
        <w:r w:rsidR="00F45A05" w:rsidRPr="00F45A05">
          <w:rPr>
            <w:noProof/>
            <w:webHidden/>
          </w:rPr>
          <w:t>46</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47" w:history="1">
        <w:r w:rsidR="00F45A05" w:rsidRPr="00F45A05">
          <w:rPr>
            <w:rStyle w:val="Hipervnculo"/>
            <w:noProof/>
            <w:lang w:val="es-ES_tradnl"/>
          </w:rPr>
          <w:t>5.3.3 Nueva ola</w:t>
        </w:r>
        <w:r w:rsidR="00F45A05" w:rsidRPr="00F45A05">
          <w:rPr>
            <w:noProof/>
            <w:webHidden/>
          </w:rPr>
          <w:tab/>
        </w:r>
        <w:r w:rsidRPr="00F45A05">
          <w:rPr>
            <w:noProof/>
            <w:webHidden/>
          </w:rPr>
          <w:fldChar w:fldCharType="begin"/>
        </w:r>
        <w:r w:rsidR="00F45A05" w:rsidRPr="00F45A05">
          <w:rPr>
            <w:noProof/>
            <w:webHidden/>
          </w:rPr>
          <w:instrText xml:space="preserve"> PAGEREF _Toc257715847 \h </w:instrText>
        </w:r>
        <w:r w:rsidRPr="00F45A05">
          <w:rPr>
            <w:noProof/>
            <w:webHidden/>
          </w:rPr>
        </w:r>
        <w:r w:rsidRPr="00F45A05">
          <w:rPr>
            <w:noProof/>
            <w:webHidden/>
          </w:rPr>
          <w:fldChar w:fldCharType="separate"/>
        </w:r>
        <w:r w:rsidR="00F45A05" w:rsidRPr="00F45A05">
          <w:rPr>
            <w:noProof/>
            <w:webHidden/>
          </w:rPr>
          <w:t>53</w:t>
        </w:r>
        <w:r w:rsidRPr="00F45A05">
          <w:rPr>
            <w:noProof/>
            <w:webHidden/>
          </w:rPr>
          <w:fldChar w:fldCharType="end"/>
        </w:r>
      </w:hyperlink>
    </w:p>
    <w:p w:rsidR="00F45A05" w:rsidRPr="00F45A05" w:rsidRDefault="001359AF">
      <w:pPr>
        <w:pStyle w:val="TDC3"/>
        <w:tabs>
          <w:tab w:val="right" w:leader="dot" w:pos="8828"/>
        </w:tabs>
        <w:rPr>
          <w:rFonts w:eastAsiaTheme="minorEastAsia" w:cstheme="minorBidi"/>
          <w:iCs w:val="0"/>
          <w:noProof/>
          <w:szCs w:val="22"/>
          <w:lang w:val="es-ES"/>
        </w:rPr>
      </w:pPr>
      <w:hyperlink w:anchor="_Toc257715848" w:history="1">
        <w:r w:rsidR="00F45A05" w:rsidRPr="00F45A05">
          <w:rPr>
            <w:rStyle w:val="Hipervnculo"/>
            <w:noProof/>
            <w:lang w:val="es-ES_tradnl"/>
          </w:rPr>
          <w:t>5.3.4 Mis olas</w:t>
        </w:r>
        <w:r w:rsidR="00F45A05" w:rsidRPr="00F45A05">
          <w:rPr>
            <w:noProof/>
            <w:webHidden/>
          </w:rPr>
          <w:tab/>
        </w:r>
        <w:r w:rsidRPr="00F45A05">
          <w:rPr>
            <w:noProof/>
            <w:webHidden/>
          </w:rPr>
          <w:fldChar w:fldCharType="begin"/>
        </w:r>
        <w:r w:rsidR="00F45A05" w:rsidRPr="00F45A05">
          <w:rPr>
            <w:noProof/>
            <w:webHidden/>
          </w:rPr>
          <w:instrText xml:space="preserve"> PAGEREF _Toc257715848 \h </w:instrText>
        </w:r>
        <w:r w:rsidRPr="00F45A05">
          <w:rPr>
            <w:noProof/>
            <w:webHidden/>
          </w:rPr>
        </w:r>
        <w:r w:rsidRPr="00F45A05">
          <w:rPr>
            <w:noProof/>
            <w:webHidden/>
          </w:rPr>
          <w:fldChar w:fldCharType="separate"/>
        </w:r>
        <w:r w:rsidR="00F45A05" w:rsidRPr="00F45A05">
          <w:rPr>
            <w:noProof/>
            <w:webHidden/>
          </w:rPr>
          <w:t>56</w:t>
        </w:r>
        <w:r w:rsidRPr="00F45A05">
          <w:rPr>
            <w:noProof/>
            <w:webHidden/>
          </w:rPr>
          <w:fldChar w:fldCharType="end"/>
        </w:r>
      </w:hyperlink>
    </w:p>
    <w:p w:rsidR="00F45A05" w:rsidRPr="00F45A05" w:rsidRDefault="001359AF">
      <w:pPr>
        <w:pStyle w:val="TDC1"/>
        <w:tabs>
          <w:tab w:val="right" w:leader="dot" w:pos="8828"/>
        </w:tabs>
        <w:rPr>
          <w:rFonts w:eastAsiaTheme="minorEastAsia" w:cstheme="minorBidi"/>
          <w:b w:val="0"/>
          <w:bCs w:val="0"/>
          <w:caps w:val="0"/>
          <w:noProof/>
          <w:sz w:val="22"/>
          <w:szCs w:val="22"/>
          <w:lang w:val="es-ES"/>
        </w:rPr>
      </w:pPr>
      <w:hyperlink w:anchor="_Toc257715849" w:history="1">
        <w:r w:rsidR="00F45A05" w:rsidRPr="00F45A05">
          <w:rPr>
            <w:rStyle w:val="Hipervnculo"/>
            <w:b w:val="0"/>
            <w:noProof/>
          </w:rPr>
          <w:t>Capítulo 6 - Conclusiones</w:t>
        </w:r>
        <w:r w:rsidR="00F45A05" w:rsidRPr="00F45A05">
          <w:rPr>
            <w:b w:val="0"/>
            <w:noProof/>
            <w:webHidden/>
          </w:rPr>
          <w:tab/>
        </w:r>
        <w:r w:rsidRPr="00F45A05">
          <w:rPr>
            <w:b w:val="0"/>
            <w:noProof/>
            <w:webHidden/>
          </w:rPr>
          <w:fldChar w:fldCharType="begin"/>
        </w:r>
        <w:r w:rsidR="00F45A05" w:rsidRPr="00F45A05">
          <w:rPr>
            <w:b w:val="0"/>
            <w:noProof/>
            <w:webHidden/>
          </w:rPr>
          <w:instrText xml:space="preserve"> PAGEREF _Toc257715849 \h </w:instrText>
        </w:r>
        <w:r w:rsidRPr="00F45A05">
          <w:rPr>
            <w:b w:val="0"/>
            <w:noProof/>
            <w:webHidden/>
          </w:rPr>
        </w:r>
        <w:r w:rsidRPr="00F45A05">
          <w:rPr>
            <w:b w:val="0"/>
            <w:noProof/>
            <w:webHidden/>
          </w:rPr>
          <w:fldChar w:fldCharType="separate"/>
        </w:r>
        <w:r w:rsidR="00F45A05" w:rsidRPr="00F45A05">
          <w:rPr>
            <w:b w:val="0"/>
            <w:noProof/>
            <w:webHidden/>
          </w:rPr>
          <w:t>59</w:t>
        </w:r>
        <w:r w:rsidRPr="00F45A05">
          <w:rPr>
            <w:b w:val="0"/>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50" w:history="1">
        <w:r w:rsidR="00F45A05" w:rsidRPr="00F45A05">
          <w:rPr>
            <w:rStyle w:val="Hipervnculo"/>
            <w:noProof/>
            <w:lang w:val="es-ES_tradnl" w:eastAsia="en-US"/>
          </w:rPr>
          <w:t>6.1 Resumen</w:t>
        </w:r>
        <w:r w:rsidR="00F45A05" w:rsidRPr="00F45A05">
          <w:rPr>
            <w:noProof/>
            <w:webHidden/>
          </w:rPr>
          <w:tab/>
        </w:r>
        <w:r w:rsidRPr="00F45A05">
          <w:rPr>
            <w:noProof/>
            <w:webHidden/>
          </w:rPr>
          <w:fldChar w:fldCharType="begin"/>
        </w:r>
        <w:r w:rsidR="00F45A05" w:rsidRPr="00F45A05">
          <w:rPr>
            <w:noProof/>
            <w:webHidden/>
          </w:rPr>
          <w:instrText xml:space="preserve"> PAGEREF _Toc257715850 \h </w:instrText>
        </w:r>
        <w:r w:rsidRPr="00F45A05">
          <w:rPr>
            <w:noProof/>
            <w:webHidden/>
          </w:rPr>
        </w:r>
        <w:r w:rsidRPr="00F45A05">
          <w:rPr>
            <w:noProof/>
            <w:webHidden/>
          </w:rPr>
          <w:fldChar w:fldCharType="separate"/>
        </w:r>
        <w:r w:rsidR="00F45A05" w:rsidRPr="00F45A05">
          <w:rPr>
            <w:noProof/>
            <w:webHidden/>
          </w:rPr>
          <w:t>59</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51" w:history="1">
        <w:r w:rsidR="00F45A05" w:rsidRPr="00F45A05">
          <w:rPr>
            <w:rStyle w:val="Hipervnculo"/>
            <w:noProof/>
            <w:lang w:val="es-ES_tradnl" w:eastAsia="en-US"/>
          </w:rPr>
          <w:t>6.2 Conclusiones del trabajo</w:t>
        </w:r>
        <w:r w:rsidR="00F45A05" w:rsidRPr="00F45A05">
          <w:rPr>
            <w:noProof/>
            <w:webHidden/>
          </w:rPr>
          <w:tab/>
        </w:r>
        <w:r w:rsidRPr="00F45A05">
          <w:rPr>
            <w:noProof/>
            <w:webHidden/>
          </w:rPr>
          <w:fldChar w:fldCharType="begin"/>
        </w:r>
        <w:r w:rsidR="00F45A05" w:rsidRPr="00F45A05">
          <w:rPr>
            <w:noProof/>
            <w:webHidden/>
          </w:rPr>
          <w:instrText xml:space="preserve"> PAGEREF _Toc257715851 \h </w:instrText>
        </w:r>
        <w:r w:rsidRPr="00F45A05">
          <w:rPr>
            <w:noProof/>
            <w:webHidden/>
          </w:rPr>
        </w:r>
        <w:r w:rsidRPr="00F45A05">
          <w:rPr>
            <w:noProof/>
            <w:webHidden/>
          </w:rPr>
          <w:fldChar w:fldCharType="separate"/>
        </w:r>
        <w:r w:rsidR="00F45A05" w:rsidRPr="00F45A05">
          <w:rPr>
            <w:noProof/>
            <w:webHidden/>
          </w:rPr>
          <w:t>59</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52" w:history="1">
        <w:r w:rsidR="00F45A05" w:rsidRPr="00F45A05">
          <w:rPr>
            <w:rStyle w:val="Hipervnculo"/>
            <w:noProof/>
            <w:lang w:val="es-ES_tradnl" w:eastAsia="en-US"/>
          </w:rPr>
          <w:t>6.3 Ventajas del enfoque</w:t>
        </w:r>
        <w:r w:rsidR="00F45A05" w:rsidRPr="00F45A05">
          <w:rPr>
            <w:noProof/>
            <w:webHidden/>
          </w:rPr>
          <w:tab/>
        </w:r>
        <w:r w:rsidRPr="00F45A05">
          <w:rPr>
            <w:noProof/>
            <w:webHidden/>
          </w:rPr>
          <w:fldChar w:fldCharType="begin"/>
        </w:r>
        <w:r w:rsidR="00F45A05" w:rsidRPr="00F45A05">
          <w:rPr>
            <w:noProof/>
            <w:webHidden/>
          </w:rPr>
          <w:instrText xml:space="preserve"> PAGEREF _Toc257715852 \h </w:instrText>
        </w:r>
        <w:r w:rsidRPr="00F45A05">
          <w:rPr>
            <w:noProof/>
            <w:webHidden/>
          </w:rPr>
        </w:r>
        <w:r w:rsidRPr="00F45A05">
          <w:rPr>
            <w:noProof/>
            <w:webHidden/>
          </w:rPr>
          <w:fldChar w:fldCharType="separate"/>
        </w:r>
        <w:r w:rsidR="00F45A05" w:rsidRPr="00F45A05">
          <w:rPr>
            <w:noProof/>
            <w:webHidden/>
          </w:rPr>
          <w:t>60</w:t>
        </w:r>
        <w:r w:rsidRPr="00F45A05">
          <w:rPr>
            <w:noProof/>
            <w:webHidden/>
          </w:rPr>
          <w:fldChar w:fldCharType="end"/>
        </w:r>
      </w:hyperlink>
    </w:p>
    <w:p w:rsidR="00F45A05" w:rsidRPr="00F45A05" w:rsidRDefault="001359AF">
      <w:pPr>
        <w:pStyle w:val="TDC2"/>
        <w:tabs>
          <w:tab w:val="right" w:leader="dot" w:pos="8828"/>
        </w:tabs>
        <w:rPr>
          <w:rFonts w:eastAsiaTheme="minorEastAsia" w:cstheme="minorBidi"/>
          <w:smallCaps w:val="0"/>
          <w:noProof/>
          <w:sz w:val="22"/>
          <w:szCs w:val="22"/>
          <w:lang w:val="es-ES"/>
        </w:rPr>
      </w:pPr>
      <w:hyperlink w:anchor="_Toc257715853" w:history="1">
        <w:r w:rsidR="00F45A05" w:rsidRPr="00F45A05">
          <w:rPr>
            <w:rStyle w:val="Hipervnculo"/>
            <w:noProof/>
            <w:lang w:val="es-ES_tradnl" w:eastAsia="en-US"/>
          </w:rPr>
          <w:t>6.4 Limitaciones</w:t>
        </w:r>
        <w:r w:rsidR="00F45A05" w:rsidRPr="00F45A05">
          <w:rPr>
            <w:noProof/>
            <w:webHidden/>
          </w:rPr>
          <w:tab/>
        </w:r>
        <w:r w:rsidRPr="00F45A05">
          <w:rPr>
            <w:noProof/>
            <w:webHidden/>
          </w:rPr>
          <w:fldChar w:fldCharType="begin"/>
        </w:r>
        <w:r w:rsidR="00F45A05" w:rsidRPr="00F45A05">
          <w:rPr>
            <w:noProof/>
            <w:webHidden/>
          </w:rPr>
          <w:instrText xml:space="preserve"> PAGEREF _Toc257715853 \h </w:instrText>
        </w:r>
        <w:r w:rsidRPr="00F45A05">
          <w:rPr>
            <w:noProof/>
            <w:webHidden/>
          </w:rPr>
        </w:r>
        <w:r w:rsidRPr="00F45A05">
          <w:rPr>
            <w:noProof/>
            <w:webHidden/>
          </w:rPr>
          <w:fldChar w:fldCharType="separate"/>
        </w:r>
        <w:r w:rsidR="00F45A05" w:rsidRPr="00F45A05">
          <w:rPr>
            <w:noProof/>
            <w:webHidden/>
          </w:rPr>
          <w:t>61</w:t>
        </w:r>
        <w:r w:rsidRPr="00F45A05">
          <w:rPr>
            <w:noProof/>
            <w:webHidden/>
          </w:rPr>
          <w:fldChar w:fldCharType="end"/>
        </w:r>
      </w:hyperlink>
    </w:p>
    <w:p w:rsidR="00F314E1" w:rsidRPr="00F45A05" w:rsidRDefault="001359AF" w:rsidP="00F314E1">
      <w:pPr>
        <w:rPr>
          <w:rFonts w:asciiTheme="minorHAnsi" w:hAnsiTheme="minorHAnsi" w:cstheme="minorHAnsi"/>
          <w:bCs/>
          <w:caps/>
          <w:sz w:val="28"/>
          <w:szCs w:val="28"/>
          <w:lang w:val="es-ES_tradnl"/>
        </w:rPr>
        <w:sectPr w:rsidR="00F314E1" w:rsidRPr="00F45A05" w:rsidSect="00724A76">
          <w:footerReference w:type="default" r:id="rId9"/>
          <w:pgSz w:w="12240" w:h="15840"/>
          <w:pgMar w:top="1417" w:right="1701" w:bottom="1417" w:left="1701" w:header="708" w:footer="708" w:gutter="0"/>
          <w:cols w:space="708"/>
          <w:docGrid w:linePitch="360"/>
        </w:sectPr>
      </w:pPr>
      <w:r w:rsidRPr="00F45A05">
        <w:rPr>
          <w:rFonts w:asciiTheme="minorHAnsi" w:hAnsiTheme="minorHAnsi" w:cstheme="minorHAnsi"/>
          <w:bCs/>
          <w:caps/>
          <w:sz w:val="28"/>
          <w:szCs w:val="28"/>
          <w:lang w:val="es-ES_tradnl"/>
        </w:rPr>
        <w:fldChar w:fldCharType="end"/>
      </w: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57715814"/>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57715815"/>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57715816"/>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57715817"/>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57715818"/>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8D29A3" w:rsidRPr="004269BF">
        <w:rPr>
          <w:rFonts w:asciiTheme="minorHAnsi" w:eastAsiaTheme="minorEastAsia" w:hAnsiTheme="minorHAnsi" w:cstheme="minorBidi"/>
          <w:lang w:val="es-ES_tradnl" w:eastAsia="en-US"/>
        </w:rPr>
        <w:t>playas diferentes:</w:t>
      </w:r>
      <w:r w:rsidR="008B545C" w:rsidRPr="004269BF">
        <w:rPr>
          <w:rFonts w:asciiTheme="minorHAnsi" w:eastAsiaTheme="minorEastAsia" w:hAnsiTheme="minorHAnsi" w:cstheme="minorBidi"/>
          <w:lang w:val="es-ES_tradnl" w:eastAsia="en-US"/>
        </w:rPr>
        <w:t xml:space="preserve"> Sunset, Diamond Head, Makapu,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57715819"/>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57715820"/>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57715821"/>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(Baranauskas y Monard, 2000).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(Mitchell, 2006).</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A45E1A">
      <w:pPr>
        <w:pStyle w:val="Epgrafe"/>
        <w:jc w:val="center"/>
        <w:rPr>
          <w:rFonts w:asciiTheme="minorHAnsi" w:hAnsiTheme="minorHAnsi" w:cstheme="minorHAnsi"/>
          <w:b w:val="0"/>
          <w:color w:val="auto"/>
          <w:sz w:val="20"/>
          <w:szCs w:val="20"/>
        </w:rPr>
      </w:pPr>
      <w:r>
        <w:rPr>
          <w:rFonts w:asciiTheme="minorHAnsi" w:hAnsiTheme="minorHAnsi" w:cstheme="minorHAnsi"/>
          <w:b w:val="0"/>
          <w:color w:val="auto"/>
          <w:sz w:val="20"/>
          <w:szCs w:val="20"/>
        </w:rPr>
        <w:t>Fig. 2.1:</w:t>
      </w:r>
      <w:r w:rsidR="007F2C8B" w:rsidRPr="004269BF">
        <w:rPr>
          <w:rFonts w:asciiTheme="minorHAnsi" w:hAnsiTheme="minorHAnsi" w:cstheme="minorHAnsi"/>
          <w:b w:val="0"/>
          <w:color w:val="auto"/>
          <w:sz w:val="20"/>
          <w:szCs w:val="20"/>
        </w:rPr>
        <w:t xml:space="preserve"> Proceso de clasificación. (</w:t>
      </w:r>
      <w:r>
        <w:rPr>
          <w:rFonts w:asciiTheme="minorHAnsi" w:hAnsiTheme="minorHAnsi" w:cstheme="minorHAnsi"/>
          <w:b w:val="0"/>
          <w:color w:val="auto"/>
          <w:sz w:val="20"/>
          <w:szCs w:val="20"/>
        </w:rPr>
        <w:t>A</w:t>
      </w:r>
      <w:r w:rsidR="007F2C8B" w:rsidRPr="004269BF">
        <w:rPr>
          <w:rFonts w:asciiTheme="minorHAnsi" w:hAnsiTheme="minorHAnsi" w:cstheme="minorHAnsi"/>
          <w:b w:val="0"/>
          <w:color w:val="auto"/>
          <w:sz w:val="20"/>
          <w:szCs w:val="20"/>
        </w:rPr>
        <w:t>daptado de Baranauskas y Monard, 2000)</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(Kubat y Michalski, 1998).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(Witten y Frank, 2005)</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8"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br w:type="page"/>
      </w:r>
    </w:p>
    <w:p w:rsidR="007F2C8B" w:rsidRPr="004269BF" w:rsidRDefault="00A45E1A" w:rsidP="00A45E1A">
      <w:pPr>
        <w:pStyle w:val="Sinespaciado"/>
        <w:spacing w:after="200"/>
        <w:jc w:val="both"/>
        <w:outlineLvl w:val="1"/>
        <w:rPr>
          <w:rStyle w:val="apple-style-span"/>
          <w:rFonts w:asciiTheme="minorHAnsi" w:hAnsiTheme="minorHAnsi" w:cstheme="minorHAnsi"/>
          <w:b/>
          <w:sz w:val="24"/>
          <w:szCs w:val="24"/>
          <w:lang w:val="es-ES_tradnl"/>
        </w:rPr>
      </w:pPr>
      <w:bookmarkStart w:id="9" w:name="_Toc257715822"/>
      <w:r w:rsidRPr="004269BF">
        <w:rPr>
          <w:rFonts w:asciiTheme="minorHAnsi" w:hAnsiTheme="minorHAnsi" w:cstheme="minorHAnsi"/>
          <w:b/>
          <w:sz w:val="24"/>
          <w:szCs w:val="24"/>
        </w:rPr>
        <w:lastRenderedPageBreak/>
        <w:t xml:space="preserve">2.2 </w:t>
      </w:r>
      <w:r w:rsidR="007F2C8B" w:rsidRPr="004269BF">
        <w:rPr>
          <w:rFonts w:asciiTheme="minorHAnsi" w:hAnsiTheme="minorHAnsi" w:cstheme="minorHAnsi"/>
          <w:b/>
          <w:sz w:val="24"/>
          <w:szCs w:val="24"/>
        </w:rPr>
        <w:t>Métodos de regresión</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10" w:name="_Toc257715823"/>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10"/>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(Han y Kamber, 2000)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donde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universitario(X) y el salario correspondiente(Y).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724A76">
        <w:trPr>
          <w:trHeight w:val="419"/>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años de experiencia (X)</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salario(Y)(miles)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Tabla 2.</w:t>
      </w:r>
      <w:r w:rsidR="007F2C8B" w:rsidRPr="004269BF">
        <w:rPr>
          <w:rFonts w:asciiTheme="minorHAnsi" w:hAnsiTheme="minorHAnsi" w:cstheme="minorHAnsi"/>
        </w:rPr>
        <w:t>1: Relación años de experiencia, salario percibido (Han y Kamber, 2000).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Fig. 2.</w:t>
      </w:r>
      <w:r w:rsidR="007F2C8B" w:rsidRPr="004269BF">
        <w:rPr>
          <w:rFonts w:asciiTheme="minorHAnsi" w:hAnsiTheme="minorHAnsi" w:cstheme="minorHAnsi"/>
        </w:rPr>
        <w:t>2: Grá</w:t>
      </w:r>
      <w:r>
        <w:rPr>
          <w:rFonts w:asciiTheme="minorHAnsi" w:hAnsiTheme="minorHAnsi" w:cstheme="minorHAnsi"/>
        </w:rPr>
        <w:t>fico de los datos de la tabla 2.</w:t>
      </w:r>
      <w:r w:rsidR="007F2C8B" w:rsidRPr="004269BF">
        <w:rPr>
          <w:rFonts w:asciiTheme="minorHAnsi" w:hAnsiTheme="minorHAnsi" w:cstheme="minorHAnsi"/>
        </w:rPr>
        <w:t>1 junto con la recta de regresión</w:t>
      </w:r>
      <w:r w:rsidR="00422FB4" w:rsidRPr="004269BF">
        <w:rPr>
          <w:rFonts w:asciiTheme="minorHAnsi" w:hAnsiTheme="minorHAnsi" w:cstheme="minorHAnsi"/>
        </w:rPr>
        <w:t xml:space="preserve"> </w:t>
      </w:r>
      <w:r w:rsidR="007F2C8B" w:rsidRPr="004269BF">
        <w:rPr>
          <w:rFonts w:asciiTheme="minorHAnsi" w:hAnsiTheme="minorHAnsi" w:cstheme="minorHAnsi"/>
        </w:rPr>
        <w:t>calculada utilizando el método de regresión lineal simple (Han y Kamber, 2000).</w:t>
      </w:r>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tupla, ( X = (x1, x2, : : : , xn).)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1"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complejos(Witten y Frank, 2005).</w:t>
      </w:r>
    </w:p>
    <w:p w:rsidR="007F2C8B" w:rsidRPr="004269BF" w:rsidRDefault="007F2C8B" w:rsidP="004269BF">
      <w:pPr>
        <w:pStyle w:val="Sinespaciado"/>
        <w:spacing w:after="200"/>
        <w:jc w:val="both"/>
        <w:outlineLvl w:val="2"/>
        <w:rPr>
          <w:rFonts w:asciiTheme="minorHAnsi" w:hAnsiTheme="minorHAnsi" w:cstheme="minorHAnsi"/>
          <w:b/>
          <w:sz w:val="22"/>
          <w:szCs w:val="22"/>
        </w:rPr>
      </w:pPr>
      <w:r w:rsidRPr="004269BF">
        <w:rPr>
          <w:rFonts w:asciiTheme="minorHAnsi" w:hAnsiTheme="minorHAnsi" w:cstheme="minorHAnsi"/>
        </w:rPr>
        <w:br w:type="page"/>
      </w:r>
      <w:bookmarkStart w:id="12" w:name="_Toc257715824"/>
      <w:r w:rsidR="004269BF">
        <w:rPr>
          <w:rFonts w:asciiTheme="minorHAnsi" w:hAnsiTheme="minorHAnsi" w:cstheme="minorHAnsi"/>
          <w:b/>
          <w:sz w:val="22"/>
          <w:szCs w:val="22"/>
        </w:rPr>
        <w:lastRenderedPageBreak/>
        <w:t>2.2.2 Redes neurales para regresión</w:t>
      </w:r>
      <w:bookmarkEnd w:id="12"/>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términos prácticos las redes neuronales son técnicas de modelamiento no lineales capaz de modelar funciones complejas. Estas pueden ser aplicadas a problemas de regresion,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Fig. 2.</w:t>
      </w:r>
      <w:r w:rsidR="007F2C8B" w:rsidRPr="004269BF">
        <w:rPr>
          <w:rFonts w:asciiTheme="minorHAnsi" w:hAnsiTheme="minorHAnsi" w:cstheme="minorHAnsi"/>
        </w:rPr>
        <w:t>3</w:t>
      </w:r>
      <w:r>
        <w:rPr>
          <w:rFonts w:asciiTheme="minorHAnsi" w:hAnsiTheme="minorHAnsi" w:cstheme="minorHAnsi"/>
        </w:rPr>
        <w:t>:</w:t>
      </w:r>
      <w:r w:rsidR="007F2C8B" w:rsidRPr="004269BF">
        <w:rPr>
          <w:rFonts w:asciiTheme="minorHAnsi" w:hAnsiTheme="minorHAnsi" w:cstheme="minorHAnsi"/>
        </w:rPr>
        <w:t xml:space="preserve"> Modelo de una neurona artificial.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422FB4">
      <w:pPr>
        <w:pStyle w:val="Sinespaciado"/>
        <w:spacing w:after="200"/>
        <w:jc w:val="center"/>
        <w:rPr>
          <w:rFonts w:asciiTheme="minorHAnsi" w:hAnsiTheme="minorHAnsi" w:cstheme="minorHAnsi"/>
        </w:rPr>
      </w:pPr>
      <w:r>
        <w:rPr>
          <w:rFonts w:asciiTheme="minorHAnsi" w:hAnsiTheme="minorHAnsi" w:cstheme="minorHAnsi"/>
        </w:rPr>
        <w:t>Fig. 2.</w:t>
      </w:r>
      <w:r w:rsidR="007F2C8B" w:rsidRPr="004269BF">
        <w:rPr>
          <w:rFonts w:asciiTheme="minorHAnsi" w:hAnsiTheme="minorHAnsi" w:cstheme="minorHAnsi"/>
        </w:rPr>
        <w:t>4</w:t>
      </w:r>
      <w:r>
        <w:rPr>
          <w:rFonts w:asciiTheme="minorHAnsi" w:hAnsiTheme="minorHAnsi" w:cstheme="minorHAnsi"/>
        </w:rPr>
        <w:t>:</w:t>
      </w:r>
      <w:r w:rsidR="007F2C8B" w:rsidRPr="004269BF">
        <w:rPr>
          <w:rFonts w:asciiTheme="minorHAnsi" w:hAnsiTheme="minorHAnsi" w:cstheme="minorHAnsi"/>
        </w:rPr>
        <w:t xml:space="preserve"> Arquitectura de red neuronal Multilayer Feedforward.</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8032AB" w:rsidRPr="001359AF">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6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la función de costo puede ser elegida de manera arbitraria, la elección de la misma suele ser realizada basada en las propiedades de la misma (convexidad) y también en las particularidades del 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Pr="004269BF">
        <w:rPr>
          <w:rStyle w:val="apple-style-span"/>
          <w:rFonts w:asciiTheme="minorHAnsi" w:hAnsiTheme="minorHAnsi" w:cstheme="minorHAnsi"/>
        </w:rPr>
        <w:t xml:space="preserve"> Patterson, 1996; Haykin, 1994; Fausett, 1994)</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(ver Bishop, 1995)</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3" w:name="ncoj"/>
      <w:bookmarkEnd w:id="13"/>
      <w:r w:rsidR="001359AF"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1359AF" w:rsidRPr="004269BF">
        <w:rPr>
          <w:rFonts w:asciiTheme="minorHAnsi" w:hAnsiTheme="minorHAnsi" w:cstheme="minorHAnsi"/>
        </w:rPr>
        <w:fldChar w:fldCharType="separate"/>
      </w:r>
      <w:r w:rsidRPr="004269BF">
        <w:rPr>
          <w:rFonts w:asciiTheme="minorHAnsi" w:hAnsiTheme="minorHAnsi" w:cstheme="minorHAnsi"/>
        </w:rPr>
        <w:t>Gradiente</w:t>
      </w:r>
      <w:r w:rsidR="001359AF"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patrones(sistemas de radares, identificación de caras, reconocimiento de objetos), reconocimiento de secuencias(gestos, habla, escritura), diagnósticos médicos, aplicaciones financieras, descubrimiento de conocimiento en bases de datos, visualización y filtrado de email spam.</w:t>
      </w:r>
    </w:p>
    <w:p w:rsidR="007F2C8B" w:rsidRPr="009504BA" w:rsidRDefault="007F2C8B" w:rsidP="009504BA">
      <w:pPr>
        <w:pStyle w:val="Sinespaciado"/>
        <w:spacing w:after="200"/>
        <w:jc w:val="both"/>
        <w:outlineLvl w:val="2"/>
        <w:rPr>
          <w:rFonts w:asciiTheme="minorHAnsi" w:hAnsiTheme="minorHAnsi" w:cstheme="minorHAnsi"/>
          <w:b/>
          <w:sz w:val="22"/>
          <w:szCs w:val="22"/>
        </w:rPr>
      </w:pPr>
      <w:r w:rsidRPr="004269BF">
        <w:rPr>
          <w:rFonts w:asciiTheme="minorHAnsi" w:hAnsiTheme="minorHAnsi" w:cstheme="minorHAnsi"/>
        </w:rPr>
        <w:br w:type="page"/>
      </w:r>
      <w:bookmarkStart w:id="14" w:name="_Toc257715825"/>
      <w:r w:rsidR="004269BF">
        <w:rPr>
          <w:rFonts w:asciiTheme="minorHAnsi" w:hAnsiTheme="minorHAnsi" w:cstheme="minorHAnsi"/>
          <w:b/>
          <w:sz w:val="22"/>
          <w:szCs w:val="22"/>
        </w:rPr>
        <w:lastRenderedPageBreak/>
        <w:t>2.2.3 Árboles modelos y de regresión</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(Shalizi, 2009). Inclusive una vez encontrado este modelo, el mismo suele ser confuso.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alternativa al enfoque no lineal es la de subdividir o particionar el espacio en regiones más pequeñas donde las interacciones son más accesibles. Luego estas particiones se vuelven a sub</w:t>
      </w:r>
      <w:del w:id="15" w:author="Daniela Godoy" w:date="2009-10-20T10:14:00Z">
        <w:r w:rsidRPr="004269BF" w:rsidDel="00A97021">
          <w:rPr>
            <w:rFonts w:asciiTheme="minorHAnsi" w:hAnsiTheme="minorHAnsi" w:cstheme="minorHAnsi"/>
          </w:rPr>
          <w:delText xml:space="preserve"> </w:delText>
        </w:r>
      </w:del>
      <w:r w:rsidRPr="004269BF">
        <w:rPr>
          <w:rFonts w:asciiTheme="minorHAnsi" w:hAnsiTheme="minorHAnsi" w:cstheme="minorHAnsi"/>
        </w:rPr>
        <w:t>dividir y así sucesivamente. Finalmente obtenemos porciones del espacio en donde podemos utilizar modelos sencillos para encajar los datos. 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dos clases de árboles utilizados para predicción numérica, los árboles de regresión (Breiman et al., 1984 citado en Witten y Frank, 2005)  y los árboles modelo (</w:t>
      </w:r>
      <w:r w:rsidRPr="004269BF">
        <w:rPr>
          <w:rFonts w:asciiTheme="minorHAnsi" w:hAnsiTheme="minorHAnsi" w:cstheme="minorHAnsi"/>
          <w:lang w:eastAsia="es-AR"/>
        </w:rPr>
        <w:t xml:space="preserve">Quinlan, 1992 </w:t>
      </w:r>
      <w:r w:rsidRPr="004269BF">
        <w:rPr>
          <w:rFonts w:asciiTheme="minorHAnsi" w:hAnsiTheme="minorHAnsi" w:cstheme="minorHAnsi"/>
        </w:rPr>
        <w:t>citado en Witten y Frank, 2005</w:t>
      </w:r>
      <w:r w:rsidRPr="004269BF">
        <w:rPr>
          <w:rFonts w:asciiTheme="minorHAnsi" w:hAnsiTheme="minorHAnsi" w:cstheme="minorHAnsi"/>
          <w:lang w:eastAsia="es-AR"/>
        </w:rPr>
        <w:t>)</w:t>
      </w:r>
      <w:r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(Witten y Frank, 2005).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(Witten y Frank, 2005).</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donde T1, T2, .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1359AF" w:rsidRPr="001359AF">
        <w:rPr>
          <w:rFonts w:asciiTheme="minorHAnsi" w:hAnsiTheme="minorHAnsi" w:cstheme="minorHAnsi"/>
        </w:rPr>
      </w:r>
      <w:r w:rsidR="001359AF">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Fig. 2</w:t>
      </w:r>
      <w:r w:rsidR="00007D48">
        <w:rPr>
          <w:rFonts w:asciiTheme="minorHAnsi" w:hAnsiTheme="minorHAnsi" w:cstheme="minorHAnsi"/>
        </w:rPr>
        <w:t>.</w:t>
      </w:r>
      <w:r w:rsidRPr="004269BF">
        <w:rPr>
          <w:rFonts w:asciiTheme="minorHAnsi" w:hAnsiTheme="minorHAnsi" w:cstheme="minorHAnsi"/>
        </w:rPr>
        <w:t>5</w:t>
      </w:r>
      <w:r w:rsidR="00007D48">
        <w:rPr>
          <w:rFonts w:asciiTheme="minorHAnsi" w:hAnsiTheme="minorHAnsi" w:cstheme="minorHAnsi"/>
        </w:rPr>
        <w:t>:</w:t>
      </w:r>
      <w:r w:rsidRPr="004269BF">
        <w:rPr>
          <w:rFonts w:asciiTheme="minorHAnsi" w:hAnsiTheme="minorHAnsi" w:cstheme="minorHAnsi"/>
        </w:rPr>
        <w:t xml:space="preserve"> Árbol modelo (Witten y Frank, 2005).</w:t>
      </w:r>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7F2C8B" w:rsidP="00CE23B1">
      <w:pPr>
        <w:pStyle w:val="Sinespaciado"/>
        <w:spacing w:after="200"/>
        <w:jc w:val="both"/>
        <w:rPr>
          <w:rFonts w:asciiTheme="minorHAnsi" w:hAnsiTheme="minorHAnsi" w:cstheme="minorHAnsi"/>
        </w:rPr>
      </w:pPr>
    </w:p>
    <w:p w:rsidR="007F2C8B" w:rsidRPr="004269BF" w:rsidRDefault="007F2C8B" w:rsidP="00CE23B1">
      <w:pPr>
        <w:pStyle w:val="Sinespaciado"/>
        <w:spacing w:after="200"/>
        <w:jc w:val="both"/>
        <w:rPr>
          <w:rFonts w:asciiTheme="minorHAnsi" w:hAnsiTheme="minorHAnsi" w:cstheme="minorHAnsi"/>
        </w:rPr>
      </w:pPr>
    </w:p>
    <w:p w:rsidR="007F2C8B" w:rsidRPr="004269BF" w:rsidRDefault="007F2C8B" w:rsidP="004269BF">
      <w:pPr>
        <w:pStyle w:val="Sinespaciado"/>
        <w:spacing w:after="200"/>
        <w:jc w:val="both"/>
        <w:outlineLvl w:val="2"/>
        <w:rPr>
          <w:rFonts w:asciiTheme="minorHAnsi" w:hAnsiTheme="minorHAnsi" w:cstheme="minorHAnsi"/>
          <w:b/>
          <w:i/>
        </w:rPr>
      </w:pPr>
      <w:r w:rsidRPr="004269BF">
        <w:rPr>
          <w:rFonts w:asciiTheme="minorHAnsi" w:hAnsiTheme="minorHAnsi" w:cstheme="minorHAnsi"/>
        </w:rPr>
        <w:br w:type="page"/>
      </w:r>
      <w:bookmarkStart w:id="16" w:name="Regression"/>
      <w:bookmarkStart w:id="17" w:name="_Toc257715826"/>
      <w:bookmarkEnd w:id="16"/>
      <w:r w:rsidR="004269BF" w:rsidRPr="004269BF">
        <w:rPr>
          <w:rFonts w:asciiTheme="minorHAnsi" w:hAnsiTheme="minorHAnsi" w:cstheme="minorHAnsi"/>
          <w:b/>
        </w:rPr>
        <w:lastRenderedPageBreak/>
        <w:t xml:space="preserve">2.2.4 </w:t>
      </w:r>
      <w:r w:rsidRPr="004269BF">
        <w:rPr>
          <w:rFonts w:asciiTheme="minorHAnsi" w:hAnsiTheme="minorHAnsi" w:cstheme="minorHAnsi"/>
          <w:b/>
          <w:sz w:val="22"/>
          <w:szCs w:val="22"/>
        </w:rPr>
        <w:t>Maquinas de Soporte Vectorial para regresión</w:t>
      </w:r>
      <w:bookmarkEnd w:id="17"/>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en los laboratorios AT&amp;T por Vappnik y colaboradores (Boser et al.,1992, Guyon et al.1993, Cortes y Vapnik,1995, Scholkopf et al.,1995, Vapnik et al., 1997, citados en A. Smola y B. Scholkopf, 1998).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(Müller et al., 1997, Drucker et al., 1997, Stitson et al., 1999, Matera y Haikin, 1999 citados en A. Smola y B. Scholkopf, 1998).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 parámetro ɛ especificado por el usuario define un tubo alrededor de la función de regresión en los cuales los errores son ignorados: para soporte de vectores lineal el tubo es un cilindro. Si todos los 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lastRenderedPageBreak/>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7F2C8B" w:rsidRPr="004269BF" w:rsidRDefault="007F2C8B" w:rsidP="00422FB4">
      <w:pPr>
        <w:pStyle w:val="Sinespaciado"/>
        <w:spacing w:after="200"/>
        <w:jc w:val="center"/>
        <w:rPr>
          <w:rFonts w:asciiTheme="minorHAnsi" w:hAnsiTheme="minorHAnsi" w:cstheme="minorHAnsi"/>
          <w:lang w:eastAsia="es-AR"/>
        </w:rPr>
      </w:pPr>
      <w:r w:rsidRPr="004269BF">
        <w:rPr>
          <w:rFonts w:asciiTheme="minorHAnsi" w:hAnsiTheme="minorHAnsi" w:cstheme="minorHAnsi"/>
        </w:rPr>
        <w:t>Fig. 2-6:</w:t>
      </w:r>
      <w:r w:rsidRPr="004269BF">
        <w:rPr>
          <w:rFonts w:asciiTheme="minorHAnsi" w:hAnsiTheme="minorHAnsi" w:cstheme="minorHAnsi"/>
          <w:lang w:eastAsia="es-AR"/>
        </w:rPr>
        <w:t xml:space="preserve"> Regresión con soporte de vectores: (a) </w:t>
      </w:r>
      <w:r w:rsidRPr="004269BF">
        <w:rPr>
          <w:rFonts w:asciiTheme="minorHAnsi" w:hAnsiTheme="minorHAnsi" w:cstheme="minorHAnsi"/>
        </w:rPr>
        <w:t>ɛ</w:t>
      </w:r>
      <w:r w:rsidRPr="004269BF">
        <w:rPr>
          <w:rFonts w:asciiTheme="minorHAnsi" w:hAnsiTheme="minorHAnsi" w:cstheme="minorHAnsi"/>
          <w:lang w:eastAsia="es-AR"/>
        </w:rPr>
        <w:t xml:space="preserve"> </w:t>
      </w:r>
      <w:r w:rsidRPr="004269BF">
        <w:rPr>
          <w:rFonts w:asciiTheme="minorHAnsi" w:eastAsia="SymbolBS" w:hAnsiTheme="minorHAnsi" w:cstheme="minorHAnsi"/>
          <w:lang w:eastAsia="es-AR"/>
        </w:rPr>
        <w:t xml:space="preserve">= </w:t>
      </w:r>
      <w:r w:rsidRPr="004269BF">
        <w:rPr>
          <w:rFonts w:asciiTheme="minorHAnsi" w:hAnsiTheme="minorHAnsi" w:cstheme="minorHAnsi"/>
          <w:lang w:eastAsia="es-AR"/>
        </w:rPr>
        <w:t xml:space="preserve">1, (b) </w:t>
      </w:r>
      <w:r w:rsidRPr="004269BF">
        <w:rPr>
          <w:rFonts w:asciiTheme="minorHAnsi" w:hAnsiTheme="minorHAnsi" w:cstheme="minorHAnsi"/>
        </w:rPr>
        <w:t>ɛ</w:t>
      </w:r>
      <w:r w:rsidRPr="004269BF">
        <w:rPr>
          <w:rFonts w:asciiTheme="minorHAnsi" w:hAnsiTheme="minorHAnsi" w:cstheme="minorHAnsi"/>
          <w:lang w:eastAsia="es-AR"/>
        </w:rPr>
        <w:t xml:space="preserve"> </w:t>
      </w:r>
      <w:r w:rsidRPr="004269BF">
        <w:rPr>
          <w:rFonts w:asciiTheme="minorHAnsi" w:eastAsia="SymbolBS" w:hAnsiTheme="minorHAnsi" w:cstheme="minorHAnsi"/>
          <w:lang w:eastAsia="es-AR"/>
        </w:rPr>
        <w:t xml:space="preserve">= </w:t>
      </w:r>
      <w:r w:rsidRPr="004269BF">
        <w:rPr>
          <w:rFonts w:asciiTheme="minorHAnsi" w:hAnsiTheme="minorHAnsi" w:cstheme="minorHAnsi"/>
          <w:lang w:eastAsia="es-AR"/>
        </w:rPr>
        <w:t xml:space="preserve">2, y (c) </w:t>
      </w:r>
      <w:r w:rsidRPr="004269BF">
        <w:rPr>
          <w:rFonts w:asciiTheme="minorHAnsi" w:hAnsiTheme="minorHAnsi" w:cstheme="minorHAnsi"/>
        </w:rPr>
        <w:t>ɛ</w:t>
      </w:r>
      <w:r w:rsidRPr="004269BF">
        <w:rPr>
          <w:rFonts w:asciiTheme="minorHAnsi" w:hAnsiTheme="minorHAnsi" w:cstheme="minorHAnsi"/>
          <w:lang w:eastAsia="es-AR"/>
        </w:rPr>
        <w:t xml:space="preserve"> </w:t>
      </w:r>
      <w:r w:rsidRPr="004269BF">
        <w:rPr>
          <w:rFonts w:asciiTheme="minorHAnsi" w:eastAsia="SymbolBS" w:hAnsiTheme="minorHAnsi" w:cstheme="minorHAnsi"/>
          <w:lang w:eastAsia="es-AR"/>
        </w:rPr>
        <w:t xml:space="preserve">= </w:t>
      </w:r>
      <w:r w:rsidRPr="004269BF">
        <w:rPr>
          <w:rFonts w:asciiTheme="minorHAnsi" w:hAnsiTheme="minorHAnsi" w:cstheme="minorHAnsi"/>
          <w:lang w:eastAsia="es-AR"/>
        </w:rPr>
        <w:t>0.5</w:t>
      </w:r>
      <w:del w:id="18" w:author="Daniela Godoy" w:date="2009-10-20T10:20:00Z">
        <w:r w:rsidRPr="004269BF" w:rsidDel="003C4906">
          <w:rPr>
            <w:rFonts w:asciiTheme="minorHAnsi" w:hAnsiTheme="minorHAnsi" w:cstheme="minorHAnsi"/>
            <w:lang w:eastAsia="es-AR"/>
          </w:rPr>
          <w:delText>.</w:delText>
        </w:r>
      </w:del>
    </w:p>
    <w:p w:rsidR="00422FB4"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(Witten y</w:t>
      </w:r>
      <w:r w:rsidR="00422FB4" w:rsidRPr="004269BF">
        <w:rPr>
          <w:rFonts w:asciiTheme="minorHAnsi" w:hAnsiTheme="minorHAnsi" w:cstheme="minorHAnsi"/>
        </w:rPr>
        <w:t xml:space="preserve"> </w:t>
      </w:r>
      <w:r w:rsidRPr="004269BF">
        <w:rPr>
          <w:rFonts w:asciiTheme="minorHAnsi" w:hAnsiTheme="minorHAnsi" w:cstheme="minorHAnsi"/>
        </w:rPr>
        <w:t>Frank,</w:t>
      </w:r>
      <w:r w:rsidR="00422FB4" w:rsidRPr="004269BF">
        <w:rPr>
          <w:rFonts w:asciiTheme="minorHAnsi" w:hAnsiTheme="minorHAnsi" w:cstheme="minorHAnsi"/>
        </w:rPr>
        <w:t xml:space="preserve"> </w:t>
      </w:r>
      <w:r w:rsidRPr="004269BF">
        <w:rPr>
          <w:rFonts w:asciiTheme="minorHAnsi" w:hAnsiTheme="minorHAnsi" w:cstheme="minorHAnsi"/>
        </w:rPr>
        <w:t>2005)</w:t>
      </w:r>
    </w:p>
    <w:p w:rsidR="007F2C8B" w:rsidRPr="004269BF" w:rsidRDefault="007F2C8B" w:rsidP="00724A76">
      <w:pPr>
        <w:pStyle w:val="Sinespaciado"/>
        <w:spacing w:after="200"/>
        <w:jc w:val="both"/>
        <w:outlineLvl w:val="1"/>
        <w:rPr>
          <w:rFonts w:asciiTheme="minorHAnsi" w:hAnsiTheme="minorHAnsi" w:cstheme="minorHAnsi"/>
        </w:rPr>
      </w:pPr>
      <w:r w:rsidRPr="004269BF">
        <w:rPr>
          <w:rFonts w:asciiTheme="minorHAnsi" w:hAnsiTheme="minorHAnsi" w:cstheme="minorHAnsi"/>
        </w:rPr>
        <w:br w:type="page"/>
      </w:r>
      <w:bookmarkStart w:id="19" w:name="_Toc257715827"/>
      <w:r w:rsidR="00CE23B1" w:rsidRPr="004269BF">
        <w:rPr>
          <w:rFonts w:asciiTheme="minorHAnsi" w:hAnsiTheme="minorHAnsi" w:cstheme="minorHAnsi"/>
          <w:b/>
          <w:sz w:val="24"/>
          <w:szCs w:val="24"/>
        </w:rPr>
        <w:lastRenderedPageBreak/>
        <w:t>2.</w:t>
      </w:r>
      <w:r w:rsidRPr="004269BF">
        <w:rPr>
          <w:rFonts w:asciiTheme="minorHAnsi" w:hAnsiTheme="minorHAnsi" w:cstheme="minorHAnsi"/>
          <w:b/>
          <w:sz w:val="24"/>
          <w:szCs w:val="24"/>
        </w:rPr>
        <w:t>3 Problema de predicción de oleaje</w:t>
      </w:r>
      <w:bookmarkEnd w:id="19"/>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 xml:space="preserve">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 en las cercanías de la costa. </w:t>
      </w:r>
      <w:r w:rsidRPr="004269BF">
        <w:rPr>
          <w:rFonts w:asciiTheme="minorHAnsi" w:hAnsiTheme="minorHAnsi" w:cstheme="minorHAnsi"/>
          <w:lang w:val="es-ES_tradnl"/>
        </w:rPr>
        <w:tab/>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7 se muestra la porción del pacifico de dicha grilla y resaltados los puntos más cercanos a la isla de Oahu, Hawaii,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lastRenderedPageBreak/>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CE23B1">
      <w:pPr>
        <w:pStyle w:val="Sinespaciado"/>
        <w:spacing w:after="200"/>
        <w:jc w:val="center"/>
        <w:rPr>
          <w:rFonts w:asciiTheme="minorHAnsi" w:hAnsiTheme="minorHAnsi" w:cstheme="minorHAnsi"/>
          <w:lang w:val="es-ES_tradnl"/>
        </w:rPr>
      </w:pPr>
      <w:r>
        <w:rPr>
          <w:rFonts w:asciiTheme="minorHAnsi" w:hAnsiTheme="minorHAnsi" w:cstheme="minorHAnsi"/>
          <w:lang w:val="es-ES_tradnl"/>
        </w:rPr>
        <w:t>Fig. 2.</w:t>
      </w:r>
      <w:r w:rsidR="007F2C8B" w:rsidRPr="004269BF">
        <w:rPr>
          <w:rFonts w:asciiTheme="minorHAnsi" w:hAnsiTheme="minorHAnsi" w:cstheme="minorHAnsi"/>
          <w:lang w:val="es-ES_tradnl"/>
        </w:rPr>
        <w:t>7: Puntos de pronóstico del modelo de alta mar.</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7F2C8B" w:rsidRPr="004269BF" w:rsidRDefault="007F2C8B" w:rsidP="00CE23B1">
      <w:pPr>
        <w:pStyle w:val="Sinespaciado"/>
        <w:spacing w:after="200"/>
        <w:jc w:val="both"/>
        <w:rPr>
          <w:rFonts w:asciiTheme="minorHAnsi" w:hAnsiTheme="minorHAnsi" w:cstheme="minorHAnsi"/>
          <w:lang w:val="es-ES_tradnl"/>
        </w:rPr>
      </w:pPr>
    </w:p>
    <w:p w:rsidR="007F2C8B" w:rsidRPr="004269BF" w:rsidRDefault="007F2C8B" w:rsidP="00CE23B1">
      <w:pPr>
        <w:pStyle w:val="Sinespaciado"/>
        <w:spacing w:after="200"/>
        <w:jc w:val="both"/>
        <w:rPr>
          <w:rFonts w:asciiTheme="minorHAnsi" w:hAnsiTheme="minorHAnsi" w:cstheme="minorHAnsi"/>
          <w:lang w:val="es-ES_tradnl"/>
        </w:rPr>
      </w:pPr>
    </w:p>
    <w:p w:rsidR="007F2C8B" w:rsidRPr="004269BF" w:rsidRDefault="007F2C8B" w:rsidP="00724A76">
      <w:pPr>
        <w:pStyle w:val="Sinespaciado"/>
        <w:spacing w:after="200"/>
        <w:jc w:val="both"/>
        <w:outlineLvl w:val="1"/>
        <w:rPr>
          <w:rFonts w:asciiTheme="minorHAnsi" w:hAnsiTheme="minorHAnsi" w:cstheme="minorHAnsi"/>
          <w:b/>
          <w:sz w:val="24"/>
          <w:szCs w:val="24"/>
        </w:rPr>
      </w:pPr>
      <w:r w:rsidRPr="004269BF">
        <w:rPr>
          <w:rFonts w:asciiTheme="minorHAnsi" w:hAnsiTheme="minorHAnsi" w:cstheme="minorHAnsi"/>
        </w:rPr>
        <w:br w:type="page"/>
      </w:r>
      <w:bookmarkStart w:id="20" w:name="_Toc257715828"/>
      <w:r w:rsidR="00CE23B1" w:rsidRPr="004269BF">
        <w:rPr>
          <w:rFonts w:asciiTheme="minorHAnsi" w:hAnsiTheme="minorHAnsi" w:cstheme="minorHAnsi"/>
          <w:b/>
          <w:sz w:val="24"/>
          <w:szCs w:val="24"/>
        </w:rPr>
        <w:lastRenderedPageBreak/>
        <w:t>2.4</w:t>
      </w:r>
      <w:r w:rsidRPr="004269BF">
        <w:rPr>
          <w:rFonts w:asciiTheme="minorHAnsi" w:hAnsiTheme="minorHAnsi" w:cstheme="minorHAnsi"/>
          <w:b/>
          <w:sz w:val="24"/>
          <w:szCs w:val="24"/>
        </w:rPr>
        <w:t xml:space="preserve"> Trabajos relacionados a la predicción de oleaje</w:t>
      </w:r>
      <w:bookmarkEnd w:id="20"/>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 xml:space="preserve">(Caldwell y Aucan, 2007)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(Browne et al.,2006)</w:t>
      </w:r>
      <w:r w:rsidRPr="004269BF">
        <w:rPr>
          <w:rFonts w:asciiTheme="minorHAnsi" w:hAnsiTheme="minorHAnsi" w:cstheme="minorHAnsi"/>
        </w:rPr>
        <w:t xml:space="preserve"> utiliza las previsiones oceánicas brindadas por la resolución del modelo numérico WaveWatch3 (ver Capítulo 3).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Pr="004269BF">
        <w:rPr>
          <w:rFonts w:asciiTheme="minorHAnsi" w:hAnsiTheme="minorHAnsi" w:cstheme="minorHAnsi"/>
          <w:bCs/>
          <w:lang w:eastAsia="es-AR"/>
        </w:rPr>
        <w:t xml:space="preserve">(Caldwell y Aucan, 2007)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Pr="004269BF">
        <w:rPr>
          <w:rFonts w:asciiTheme="minorHAnsi" w:hAnsiTheme="minorHAnsi" w:cstheme="minorHAnsi"/>
        </w:rPr>
        <w:t xml:space="preserve"> utiliza el algoritmo de “resilient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(Huang and Foo, 2002). </w:t>
      </w:r>
      <w:r w:rsidRPr="004269BF">
        <w:rPr>
          <w:rFonts w:asciiTheme="minorHAnsi" w:hAnsiTheme="minorHAnsi" w:cstheme="minorHAnsi"/>
          <w:bCs/>
          <w:lang w:eastAsia="es-AR"/>
        </w:rPr>
        <w:t xml:space="preserve">(Browne et al.,2006)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primer red es la entrada de la segunda. Según los autores esto permite a la primer red concentrarse en aprender la interacciones complicadas,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realiza una comparación entre el modelo de red neuronal y el modelo SWAN(Booij et al., 1999), el cual es un modelo numérico para predicción de olas en la zona costera, obteniendo mejores resultados con el primero. También se realizan </w:t>
      </w:r>
      <w:r w:rsidRPr="004269BF">
        <w:rPr>
          <w:rFonts w:asciiTheme="minorHAnsi" w:hAnsiTheme="minorHAnsi" w:cstheme="minorHAnsi"/>
        </w:rPr>
        <w:lastRenderedPageBreak/>
        <w:t>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playa 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Parámetros del modelo Wave Watch 3</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CE23B1">
      <w:pPr>
        <w:pStyle w:val="Sinespaciado"/>
        <w:spacing w:after="200"/>
        <w:jc w:val="both"/>
        <w:rPr>
          <w:rFonts w:asciiTheme="minorHAnsi" w:hAnsiTheme="minorHAnsi" w:cstheme="minorHAnsi"/>
        </w:rPr>
      </w:pPr>
      <w:r>
        <w:rPr>
          <w:rFonts w:asciiTheme="minorHAnsi" w:hAnsiTheme="minorHAnsi" w:cstheme="minorHAnsi"/>
        </w:rPr>
        <w:t>Tabla 2.2:</w:t>
      </w:r>
      <w:r w:rsidR="007F2C8B" w:rsidRPr="004269BF">
        <w:rPr>
          <w:rFonts w:asciiTheme="minorHAnsi" w:hAnsiTheme="minorHAnsi" w:cstheme="minorHAnsi"/>
        </w:rPr>
        <w:t xml:space="preserve"> Modelos de regresión utilizados en trabajos relacionados a la predicción de la altura de ola.</w:t>
      </w:r>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1" w:name="_Toc257715829"/>
      <w:r w:rsidRPr="00295791">
        <w:rPr>
          <w:rFonts w:asciiTheme="minorHAnsi" w:hAnsiTheme="minorHAnsi" w:cstheme="minorHAnsi"/>
          <w:color w:val="auto"/>
          <w:sz w:val="40"/>
          <w:szCs w:val="40"/>
          <w:lang w:val="es-ES_tradnl"/>
        </w:rPr>
        <w:lastRenderedPageBreak/>
        <w:t>Capitulo 3 – Datos para predicción de oleaje</w:t>
      </w:r>
      <w:bookmarkEnd w:id="21"/>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2" w:name="_Toc257715830"/>
      <w:r w:rsidRPr="00BE351A">
        <w:rPr>
          <w:rFonts w:asciiTheme="minorHAnsi" w:hAnsiTheme="minorHAnsi" w:cstheme="minorHAnsi"/>
          <w:color w:val="auto"/>
          <w:sz w:val="24"/>
          <w:szCs w:val="24"/>
          <w:lang w:val="es-ES_tradnl"/>
        </w:rPr>
        <w:t>3.1 Olas – Conceptos generales</w:t>
      </w:r>
      <w:bookmarkEnd w:id="22"/>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(WMO, 1998).</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rPr>
        <w:t>Fig.</w:t>
      </w:r>
      <w:r w:rsidR="004A3E0B">
        <w:rPr>
          <w:rFonts w:asciiTheme="minorHAnsi" w:hAnsiTheme="minorHAnsi" w:cstheme="minorHAnsi"/>
        </w:rPr>
        <w:t xml:space="preserve"> </w:t>
      </w:r>
      <w:r w:rsidRPr="00BE351A">
        <w:rPr>
          <w:rFonts w:asciiTheme="minorHAnsi" w:hAnsiTheme="minorHAnsi" w:cstheme="minorHAnsi"/>
        </w:rPr>
        <w:t>3.1</w:t>
      </w:r>
      <w:r w:rsidR="004A3E0B">
        <w:rPr>
          <w:rFonts w:asciiTheme="minorHAnsi" w:hAnsiTheme="minorHAnsi" w:cstheme="minorHAnsi"/>
        </w:rPr>
        <w:t>:</w:t>
      </w:r>
      <w:r w:rsidRPr="00BE351A">
        <w:rPr>
          <w:rFonts w:asciiTheme="minorHAnsi" w:hAnsiTheme="minorHAnsi" w:cstheme="minorHAnsi"/>
        </w:rPr>
        <w:t xml:space="preserve"> Partes de la ola.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1359AF"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1359AF"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1359AF"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1359AF"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1359AF"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1359AF"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rPr>
        <w:t>Fig.3-2 Grafico polar del espectro de olas (</w:t>
      </w:r>
      <w:hyperlink r:id="rId28" w:history="1">
        <w:r w:rsidRPr="00BE351A">
          <w:rPr>
            <w:rFonts w:asciiTheme="minorHAnsi" w:hAnsiTheme="minorHAnsi" w:cstheme="minorHAnsi"/>
          </w:rPr>
          <w:t>Tolman, 2009</w:t>
        </w:r>
      </w:hyperlink>
      <w:r w:rsidRPr="00BE351A">
        <w:rPr>
          <w:rFonts w:asciiTheme="minorHAnsi" w:hAnsiTheme="minorHAnsi" w:cstheme="minorHAnsi"/>
        </w:rPr>
        <w:t>b).</w:t>
      </w:r>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Los datos acerca de las olas son necesarios para el estudio del comportamiento del mar, para los pronósticos de olas y para propósitos climáticos. Existen tres tipos de datos diferentes: datos observados, datos medidos, información de hindcast (en español, retro-análisis) (WMO, 1998).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23" w:name="_Toc257715831"/>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2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Con el desarrollo del surf en 1960 en el North Shore de la isla de Oahu (Hawai)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24" w:name="_Ref245074793"/>
      <w:r w:rsidRPr="00BE351A">
        <w:rPr>
          <w:rStyle w:val="Refdenotaalpie"/>
          <w:rFonts w:asciiTheme="minorHAnsi" w:hAnsiTheme="minorHAnsi" w:cstheme="minorHAnsi"/>
        </w:rPr>
        <w:footnoteReference w:id="2"/>
      </w:r>
      <w:bookmarkEnd w:id="24"/>
      <w:r w:rsidRPr="00BE351A">
        <w:rPr>
          <w:rFonts w:asciiTheme="minorHAnsi" w:hAnsiTheme="minorHAnsi" w:cstheme="minorHAnsi"/>
        </w:rPr>
        <w:t xml:space="preserve"> con los reportes de surf para la zona de Hawai fue creada por Larry Goddard y Patrick Caldwell. Las observaciones datan desde el año 1968 hasta el 2004. La altura de las olas se encuentra en la medida HSF (Hawaiian Scale feet).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BE351A" w:rsidRPr="00914508" w:rsidRDefault="00BE351A" w:rsidP="00914508">
      <w:pPr>
        <w:spacing w:after="200"/>
        <w:rPr>
          <w:rStyle w:val="apple-style-span"/>
          <w:rFonts w:asciiTheme="minorHAnsi" w:hAnsiTheme="minorHAnsi" w:cstheme="minorHAnsi"/>
          <w:noProof/>
          <w:lang w:eastAsia="es-AR"/>
        </w:rPr>
      </w:pPr>
      <w:r w:rsidRPr="00BE351A">
        <w:rPr>
          <w:rFonts w:asciiTheme="minorHAnsi" w:hAnsiTheme="minorHAnsi" w:cstheme="minorHAnsi"/>
          <w:noProof/>
          <w:lang w:val="es-ES"/>
        </w:rPr>
        <w:drawing>
          <wp:inline distT="0" distB="0" distL="0" distR="0">
            <wp:extent cx="5610860" cy="3716020"/>
            <wp:effectExtent l="19050" t="0" r="8890" b="0"/>
            <wp:docPr id="31" name="Imagen 31" descr="hawaii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waii drawing"/>
                    <pic:cNvPicPr>
                      <a:picLocks noChangeAspect="1" noChangeArrowheads="1"/>
                    </pic:cNvPicPr>
                  </pic:nvPicPr>
                  <pic:blipFill>
                    <a:blip r:embed="rId29"/>
                    <a:srcRect/>
                    <a:stretch>
                      <a:fillRect/>
                    </a:stretch>
                  </pic:blipFill>
                  <pic:spPr bwMode="auto">
                    <a:xfrm>
                      <a:off x="0" y="0"/>
                      <a:ext cx="5610860" cy="3716020"/>
                    </a:xfrm>
                    <a:prstGeom prst="rect">
                      <a:avLst/>
                    </a:prstGeom>
                    <a:noFill/>
                    <a:ln w="9525">
                      <a:noFill/>
                      <a:miter lim="800000"/>
                      <a:headEnd/>
                      <a:tailEnd/>
                    </a:ln>
                  </pic:spPr>
                </pic:pic>
              </a:graphicData>
            </a:graphic>
          </wp:inline>
        </w:drawing>
      </w:r>
    </w:p>
    <w:p w:rsidR="00BE351A" w:rsidRPr="00BE351A" w:rsidRDefault="00BE351A" w:rsidP="00914508">
      <w:pPr>
        <w:spacing w:after="200"/>
        <w:jc w:val="center"/>
        <w:rPr>
          <w:rFonts w:asciiTheme="minorHAnsi" w:hAnsiTheme="minorHAnsi" w:cstheme="minorHAnsi"/>
        </w:rPr>
      </w:pPr>
      <w:r w:rsidRPr="00BE351A">
        <w:rPr>
          <w:rStyle w:val="apple-style-span"/>
          <w:rFonts w:asciiTheme="minorHAnsi" w:hAnsiTheme="minorHAnsi" w:cstheme="minorHAnsi"/>
          <w:color w:val="000000"/>
        </w:rPr>
        <w:lastRenderedPageBreak/>
        <w:t xml:space="preserve">Fig. </w:t>
      </w:r>
      <w:r w:rsidR="00914508">
        <w:rPr>
          <w:rStyle w:val="apple-style-span"/>
          <w:rFonts w:asciiTheme="minorHAnsi" w:hAnsiTheme="minorHAnsi" w:cstheme="minorHAnsi"/>
          <w:color w:val="000000"/>
        </w:rPr>
        <w:t>3.</w:t>
      </w:r>
      <w:r w:rsidRPr="00BE351A">
        <w:rPr>
          <w:rStyle w:val="apple-style-span"/>
          <w:rFonts w:asciiTheme="minorHAnsi" w:hAnsiTheme="minorHAnsi" w:cstheme="minorHAnsi"/>
          <w:color w:val="000000"/>
        </w:rPr>
        <w:t>3: Lugares de la isla de Oahu, Hawaii con reportes de surf disponibles en la base de datos Goddard-Caldwell.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(Caldwell 2005).</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 altura de las olas de la base de datos se encuentran en la escala HSF(Hawaiian Scale Feet).  Esta forma de medición es originaria de Hawaii,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30"/>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BE351A">
      <w:pPr>
        <w:spacing w:after="200"/>
        <w:jc w:val="center"/>
        <w:rPr>
          <w:rFonts w:asciiTheme="minorHAnsi" w:hAnsiTheme="minorHAnsi" w:cstheme="minorHAnsi"/>
        </w:rPr>
      </w:pPr>
      <w:r>
        <w:rPr>
          <w:rFonts w:asciiTheme="minorHAnsi" w:hAnsiTheme="minorHAnsi" w:cstheme="minorHAnsi"/>
        </w:rPr>
        <w:t>Fig. 3.</w:t>
      </w:r>
      <w:r w:rsidR="00BE351A" w:rsidRPr="00BE351A">
        <w:rPr>
          <w:rFonts w:asciiTheme="minorHAnsi" w:hAnsiTheme="minorHAnsi" w:cstheme="minorHAnsi"/>
        </w:rPr>
        <w:t>4: Mediciónes de olas, HSF(Hawaiian Scale feet) vs base-cresta.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Hawaii fue estudiada en (Caldwell y Aucan, 2004), determinando que la altura de base-cresta representa el doble de la altura en el formato HSF con un margen de error dentro del 10-20%, para todo el rango de alturas encontradas en Hawaii.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1"/>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rPr>
        <w:t>Fig. 3</w:t>
      </w:r>
      <w:r w:rsidR="00914508">
        <w:rPr>
          <w:rFonts w:asciiTheme="minorHAnsi" w:hAnsiTheme="minorHAnsi" w:cstheme="minorHAnsi"/>
        </w:rPr>
        <w:t>.</w:t>
      </w:r>
      <w:r w:rsidRPr="00BE351A">
        <w:rPr>
          <w:rFonts w:asciiTheme="minorHAnsi" w:hAnsiTheme="minorHAnsi" w:cstheme="minorHAnsi"/>
        </w:rPr>
        <w:t>5: Transformación de HSF a Base-cresta tomando como referencia la altura del surfista (</w:t>
      </w:r>
      <w:r w:rsidRPr="00BE351A">
        <w:rPr>
          <w:rStyle w:val="apple-style-span"/>
          <w:rFonts w:asciiTheme="minorHAnsi" w:hAnsiTheme="minorHAnsi" w:cstheme="minorHAnsi"/>
        </w:rPr>
        <w:t>Caldwell, P. and J.Aucan, 2004).</w:t>
      </w:r>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25" w:name="_Toc257715832"/>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2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(Tolman 1997, 1999a, 2009a) es un modelo de olas de tercera generación que contempla la generación, dispersión y disipación de las olas por la acción del viento. El modelo fue desarrollado por la entidad americana NOAA(</w:t>
      </w:r>
      <w:hyperlink r:id="rId32"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(Tolman 1989, 1991a) y WAVEWATCH II, desarrollado en la NASA, Goddard Space Flight Center (e.g., Tolman 1992).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0F5D39">
        <w:rPr>
          <w:rStyle w:val="apple-style-span"/>
          <w:rFonts w:asciiTheme="minorHAnsi" w:hAnsiTheme="minorHAnsi" w:cstheme="minorHAnsi"/>
          <w:color w:val="000000"/>
        </w:rPr>
        <w:t>l mismo involucra. Ver figura 3.</w:t>
      </w:r>
      <w:r w:rsidRPr="00BE351A">
        <w:rPr>
          <w:rStyle w:val="apple-style-span"/>
          <w:rFonts w:asciiTheme="minorHAnsi" w:hAnsiTheme="minorHAnsi" w:cstheme="minorHAnsi"/>
          <w:color w:val="000000"/>
        </w:rPr>
        <w:t>6.</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3"/>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BE351A">
      <w:pPr>
        <w:spacing w:after="200"/>
        <w:jc w:val="center"/>
        <w:rPr>
          <w:rStyle w:val="apple-style-span"/>
          <w:rFonts w:asciiTheme="minorHAnsi" w:hAnsiTheme="minorHAnsi" w:cstheme="minorHAnsi"/>
          <w:color w:val="000000"/>
        </w:rPr>
      </w:pPr>
      <w:r>
        <w:rPr>
          <w:rStyle w:val="apple-style-span"/>
          <w:rFonts w:asciiTheme="minorHAnsi" w:hAnsiTheme="minorHAnsi" w:cstheme="minorHAnsi"/>
          <w:color w:val="000000"/>
        </w:rPr>
        <w:t>Fig. 3.</w:t>
      </w:r>
      <w:r w:rsidR="00BE351A" w:rsidRPr="00BE351A">
        <w:rPr>
          <w:rStyle w:val="apple-style-span"/>
          <w:rFonts w:asciiTheme="minorHAnsi" w:hAnsiTheme="minorHAnsi" w:cstheme="minorHAnsi"/>
          <w:color w:val="000000"/>
        </w:rPr>
        <w:t xml:space="preserve">6: Vista general de las entradas y salidas de un modelo de olas genérico (Tolman 2009b).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Pr="00BE351A">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Significante/período/dirección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NOAA mantiene archivos de Hindcast</w:t>
      </w:r>
      <w:bookmarkStart w:id="26" w:name="_Ref245074755"/>
      <w:r w:rsidRPr="00BE351A">
        <w:rPr>
          <w:rStyle w:val="Refdenotaalpie"/>
          <w:rFonts w:asciiTheme="minorHAnsi" w:hAnsiTheme="minorHAnsi" w:cstheme="minorHAnsi"/>
          <w:color w:val="000000"/>
        </w:rPr>
        <w:footnoteReference w:id="3"/>
      </w:r>
      <w:bookmarkEnd w:id="26"/>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7 se muestran los puntos de la grilla del modelo global del sistema WAVEWATCH III 2.22 que rodean a la isla de Oahu, Hawaii. La información del estado del mar en estos puntos producida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4"/>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BE351A" w:rsidRDefault="008E6C10" w:rsidP="00BE351A">
      <w:pPr>
        <w:spacing w:after="200"/>
        <w:jc w:val="center"/>
        <w:rPr>
          <w:rStyle w:val="apple-style-span"/>
          <w:rFonts w:asciiTheme="minorHAnsi" w:hAnsiTheme="minorHAnsi" w:cstheme="minorHAnsi"/>
          <w:color w:val="000000"/>
        </w:rPr>
      </w:pPr>
      <w:r>
        <w:rPr>
          <w:rStyle w:val="apple-style-span"/>
          <w:rFonts w:asciiTheme="minorHAnsi" w:hAnsiTheme="minorHAnsi" w:cstheme="minorHAnsi"/>
          <w:color w:val="000000"/>
        </w:rPr>
        <w:t>Fig. 3.</w:t>
      </w:r>
      <w:r w:rsidR="00BE351A" w:rsidRPr="00BE351A">
        <w:rPr>
          <w:rStyle w:val="apple-style-span"/>
          <w:rFonts w:asciiTheme="minorHAnsi" w:hAnsiTheme="minorHAnsi" w:cstheme="minorHAnsi"/>
          <w:color w:val="000000"/>
        </w:rPr>
        <w:t>7</w:t>
      </w:r>
      <w:r>
        <w:rPr>
          <w:rStyle w:val="apple-style-span"/>
          <w:rFonts w:asciiTheme="minorHAnsi" w:hAnsiTheme="minorHAnsi" w:cstheme="minorHAnsi"/>
          <w:color w:val="000000"/>
        </w:rPr>
        <w:t>:</w:t>
      </w:r>
      <w:r w:rsidR="00BE351A" w:rsidRPr="00BE351A">
        <w:rPr>
          <w:rStyle w:val="apple-style-span"/>
          <w:rFonts w:asciiTheme="minorHAnsi" w:hAnsiTheme="minorHAnsi" w:cstheme="minorHAnsi"/>
          <w:color w:val="000000"/>
        </w:rPr>
        <w:t xml:space="preserve"> Puntos de la grilla global (1⁰ x 1. 25⁰) del sistema NOAA WAVEWATCH III 2.22 alrededor de Oahu, Hawaii.</w:t>
      </w:r>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27" w:name="_Toc257715833"/>
      <w:r w:rsidRPr="00C3458F">
        <w:rPr>
          <w:rStyle w:val="apple-style-span"/>
          <w:rFonts w:asciiTheme="minorHAnsi" w:hAnsiTheme="minorHAnsi" w:cstheme="minorHAnsi"/>
          <w:color w:val="000000"/>
          <w:sz w:val="24"/>
          <w:szCs w:val="24"/>
        </w:rPr>
        <w:t>3.4 Pre procesamiento</w:t>
      </w:r>
      <w:bookmarkEnd w:id="27"/>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compuestas por el estado de alta 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lastRenderedPageBreak/>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acoplamos el estado de alta 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28" w:name="_Toc257715834"/>
      <w:r w:rsidRPr="005D7687">
        <w:rPr>
          <w:rStyle w:val="apple-style-span"/>
          <w:rFonts w:asciiTheme="minorHAnsi" w:hAnsiTheme="minorHAnsi" w:cstheme="minorHAnsi"/>
          <w:color w:val="000000"/>
          <w:sz w:val="24"/>
          <w:szCs w:val="24"/>
        </w:rPr>
        <w:t>3.5 Modelos de instancias</w:t>
      </w:r>
      <w:bookmarkEnd w:id="28"/>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Como se mencionó en el capítulo 2,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A continuación se detallan las instancias y conjuntos de entrenamiento generados.</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1:</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en la playa. </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2:</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dos puntos, X1 y X2, del modelo WAVEWATCH III. Generalmente una playa está rodeada por más de un punto del modelo, por este motivo se diseño una instancia que contenga la información de los diferentes puntos que rodean una determinada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3:</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lastRenderedPageBreak/>
        <w:t>{altura significante de ola T1, dirección promedio T1, período promedio T1,…, altura significante de ola Tn, dirección promedio Tn, periodo promedio Tn,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un punto del modelo de WAVEWATCH III, pero con la información de ese punto de las últimas N lecturas. De esta manera se obtiene el último estado del mar, más la información de los últimos N-1 estados. Este modelo fue propuesto para experimentar si el clasificador mejoraba las predicciones, por el hecho de contar con información acerca de cómo es que el estado actual del mar fue desarrollándose los días anteriores.</w:t>
      </w: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29" w:name="_Toc257715835"/>
      <w:r w:rsidRPr="005D7687">
        <w:rPr>
          <w:rStyle w:val="apple-style-span"/>
          <w:rFonts w:asciiTheme="minorHAnsi" w:hAnsiTheme="minorHAnsi" w:cstheme="minorHAnsi"/>
          <w:color w:val="000000"/>
          <w:sz w:val="24"/>
          <w:szCs w:val="24"/>
        </w:rPr>
        <w:t>3.6 Conjuntos de entrenamiento</w:t>
      </w:r>
      <w:bookmarkEnd w:id="29"/>
      <w:r w:rsidRPr="005D7687">
        <w:rPr>
          <w:rStyle w:val="apple-style-span"/>
          <w:rFonts w:asciiTheme="minorHAnsi" w:hAnsiTheme="minorHAnsi" w:cstheme="minorHAnsi"/>
          <w:color w:val="000000"/>
          <w:sz w:val="24"/>
          <w:szCs w:val="24"/>
        </w:rPr>
        <w:tab/>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Los datos disponibles para armar los conjuntos de entrenamiento pertenecían al periodo 1997-2004. Se probaron armar conjuntos de entrenamiento con las diferentes modelos de instancias y utilizando diferentes rangos de fechas (ver </w:t>
      </w:r>
      <w:r w:rsidR="005D7687">
        <w:rPr>
          <w:rStyle w:val="apple-style-span"/>
          <w:rFonts w:asciiTheme="minorHAnsi" w:hAnsiTheme="minorHAnsi" w:cstheme="minorHAnsi"/>
          <w:color w:val="000000"/>
        </w:rPr>
        <w:t>Tabla</w:t>
      </w:r>
      <w:r w:rsidRPr="00BE351A">
        <w:rPr>
          <w:rStyle w:val="apple-style-span"/>
          <w:rFonts w:asciiTheme="minorHAnsi" w:hAnsiTheme="minorHAnsi" w:cstheme="minorHAnsi"/>
          <w:color w:val="000000"/>
        </w:rPr>
        <w:t xml:space="preserve"> </w:t>
      </w:r>
      <w:r w:rsidR="005D7687">
        <w:rPr>
          <w:rStyle w:val="apple-style-span"/>
          <w:rFonts w:asciiTheme="minorHAnsi" w:hAnsiTheme="minorHAnsi" w:cstheme="minorHAnsi"/>
          <w:color w:val="000000"/>
        </w:rPr>
        <w:t>3.1</w:t>
      </w:r>
      <w:r w:rsidRPr="00BE351A">
        <w:rPr>
          <w:rStyle w:val="apple-style-span"/>
          <w:rFonts w:asciiTheme="minorHAnsi" w:hAnsiTheme="minorHAnsi" w:cstheme="minorHAnsi"/>
          <w:color w:val="000000"/>
        </w:rPr>
        <w:t xml:space="preserve">). Por ejemplo se armaron conjuntos de entrenamiento con información desde el año 1997 hasta el 2004. También se generaron conjuntos de entrenamiento, que abarcaban menos años, por ejemplo del 2002 al 2004. Inclusive se tuvo en cuenta los ciclos naturales de las olas de cada playa. Por ejemplo el North Shore posee dos épocas marcadas en cuanto a tamaño de olas. Así es que se generaron conjuntos de entrenamientos independientes para cada época de olas.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3"/>
        <w:gridCol w:w="1165"/>
        <w:gridCol w:w="990"/>
        <w:gridCol w:w="1429"/>
        <w:gridCol w:w="2552"/>
        <w:gridCol w:w="1134"/>
        <w:gridCol w:w="1291"/>
      </w:tblGrid>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Id</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Modelo instancia</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Numero</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lecturas</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Puntos WWIII</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Fecha</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#Instancias</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Playa</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8</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Noviembre - Marzo;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rPr>
          <w:trHeight w:val="141"/>
        </w:trPr>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9</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Abril – Octubre;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630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bl>
    <w:p w:rsidR="00BE351A" w:rsidRPr="00BE351A" w:rsidRDefault="005D7687" w:rsidP="00BE351A">
      <w:pPr>
        <w:spacing w:after="200"/>
        <w:jc w:val="center"/>
        <w:rPr>
          <w:rStyle w:val="apple-style-span"/>
          <w:rFonts w:asciiTheme="minorHAnsi" w:hAnsiTheme="minorHAnsi" w:cstheme="minorHAnsi"/>
          <w:color w:val="000000"/>
        </w:rPr>
      </w:pPr>
      <w:r>
        <w:rPr>
          <w:rStyle w:val="apple-style-span"/>
          <w:rFonts w:asciiTheme="minorHAnsi" w:hAnsiTheme="minorHAnsi" w:cstheme="minorHAnsi"/>
          <w:color w:val="000000"/>
        </w:rPr>
        <w:t>Tabla 3.1</w:t>
      </w:r>
      <w:r w:rsidR="00BE351A" w:rsidRPr="00BE351A">
        <w:rPr>
          <w:rStyle w:val="apple-style-span"/>
          <w:rFonts w:asciiTheme="minorHAnsi" w:hAnsiTheme="minorHAnsi" w:cstheme="minorHAnsi"/>
          <w:color w:val="000000"/>
        </w:rPr>
        <w:t xml:space="preserve"> – Conjuntos de entrenamiento generados para la playa North-Shore.</w:t>
      </w:r>
    </w:p>
    <w:p w:rsidR="008B0111" w:rsidRDefault="008B0111" w:rsidP="00F273F3">
      <w:pPr>
        <w:spacing w:after="200" w:line="276" w:lineRule="auto"/>
        <w:jc w:val="both"/>
        <w:rPr>
          <w:rFonts w:asciiTheme="minorHAnsi" w:eastAsiaTheme="minorEastAsia" w:hAnsiTheme="minorHAnsi" w:cstheme="minorBidi"/>
          <w:b/>
          <w:lang w:val="es-ES_tradnl" w:eastAsia="en-US"/>
        </w:rPr>
        <w:sectPr w:rsidR="008B0111" w:rsidSect="00724A76">
          <w:headerReference w:type="default" r:id="rId35"/>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30" w:name="_Toc257715836"/>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30"/>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31" w:name="_Toc257715837"/>
      <w:r w:rsidRPr="00F64A48">
        <w:rPr>
          <w:rFonts w:asciiTheme="minorHAnsi" w:hAnsiTheme="minorHAnsi" w:cstheme="minorHAnsi"/>
          <w:color w:val="auto"/>
          <w:sz w:val="24"/>
          <w:szCs w:val="24"/>
          <w:lang w:val="es-ES_tradnl"/>
        </w:rPr>
        <w:t>5.1 Descripción de la aplicación</w:t>
      </w:r>
      <w:bookmarkEnd w:id="3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32" w:name="_Toc257715838"/>
      <w:r w:rsidRPr="00F64A48">
        <w:rPr>
          <w:rFonts w:asciiTheme="minorHAnsi" w:hAnsiTheme="minorHAnsi" w:cstheme="minorHAnsi"/>
          <w:sz w:val="22"/>
          <w:szCs w:val="22"/>
          <w:lang w:val="es-ES_tradnl"/>
        </w:rPr>
        <w:t>5.1.1 Que diferencia a Surf-Forecaster de los demás sistemas de pronósticos ya existentes?</w:t>
      </w:r>
      <w:bookmarkEnd w:id="3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33" w:name="_Toc257715839"/>
      <w:r w:rsidRPr="00F64A48">
        <w:rPr>
          <w:rFonts w:asciiTheme="minorHAnsi" w:hAnsiTheme="minorHAnsi" w:cstheme="minorHAnsi"/>
          <w:sz w:val="22"/>
          <w:szCs w:val="22"/>
          <w:lang w:val="es-ES_tradnl"/>
        </w:rPr>
        <w:t>5.1.2 Como logra pronosticar Surf-Forecaster?</w:t>
      </w:r>
      <w:bookmarkEnd w:id="33"/>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o </w:t>
      </w:r>
      <w:r w:rsidRPr="00C02ACA">
        <w:rPr>
          <w:rFonts w:asciiTheme="minorHAnsi" w:hAnsiTheme="minorHAnsi" w:cstheme="minorHAnsi"/>
          <w:b/>
          <w:lang w:val="es-ES_tradnl"/>
        </w:rPr>
        <w:t>WW3</w:t>
      </w:r>
      <w:r w:rsidRPr="00C02ACA">
        <w:rPr>
          <w:rFonts w:asciiTheme="minorHAnsi" w:hAnsiTheme="minorHAnsi" w:cstheme="minorHAnsi"/>
          <w:lang w:val="es-ES_tradnl"/>
        </w:rPr>
        <w:t>,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WW3 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Surf-Forecaster muestra al usuario la siguiente información por cada uno de los 60 pronósticos generados para un Gridpoint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34" w:name="_Toc257715840"/>
      <w:r w:rsidRPr="00F64A48">
        <w:rPr>
          <w:rFonts w:asciiTheme="minorHAnsi" w:hAnsiTheme="minorHAnsi" w:cstheme="minorHAnsi"/>
          <w:color w:val="auto"/>
          <w:sz w:val="24"/>
          <w:szCs w:val="24"/>
          <w:lang w:val="es-ES_tradnl"/>
        </w:rPr>
        <w:lastRenderedPageBreak/>
        <w:t>5.2 Tipos de usuario</w:t>
      </w:r>
      <w:bookmarkEnd w:id="34"/>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35" w:name="_Toc257715841"/>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3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36" w:name="_Toc257715842"/>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37" w:name="_Toc257715843"/>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3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2A0C68" w:rsidRDefault="00C02ACA" w:rsidP="00F64A48">
      <w:pPr>
        <w:pStyle w:val="Ttulo2"/>
        <w:spacing w:before="0" w:after="200"/>
        <w:rPr>
          <w:rFonts w:asciiTheme="minorHAnsi" w:hAnsiTheme="minorHAnsi" w:cstheme="minorHAnsi"/>
          <w:color w:val="auto"/>
          <w:sz w:val="24"/>
          <w:szCs w:val="24"/>
          <w:lang w:val="es-ES_tradnl"/>
        </w:rPr>
      </w:pPr>
      <w:bookmarkStart w:id="38" w:name="_Toc257715844"/>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38"/>
    </w:p>
    <w:p w:rsidR="00C02ACA" w:rsidRPr="002A0C68" w:rsidRDefault="002A0C68" w:rsidP="002A0C68">
      <w:pPr>
        <w:pStyle w:val="Ttulo3"/>
        <w:rPr>
          <w:rFonts w:asciiTheme="minorHAnsi" w:hAnsiTheme="minorHAnsi" w:cstheme="minorHAnsi"/>
          <w:sz w:val="22"/>
          <w:szCs w:val="22"/>
          <w:lang w:val="es-ES_tradnl"/>
        </w:rPr>
      </w:pPr>
      <w:bookmarkStart w:id="39" w:name="_Toc257715845"/>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3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Las olas en esta sección están organizadas en cuatro listas con diferente granularidad.</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612130" cy="796536"/>
                    </a:xfrm>
                    <a:prstGeom prst="rect">
                      <a:avLst/>
                    </a:prstGeom>
                    <a:noFill/>
                    <a:ln w="9525">
                      <a:noFill/>
                      <a:miter lim="800000"/>
                      <a:headEnd/>
                      <a:tailEnd/>
                    </a:ln>
                  </pic:spPr>
                </pic:pic>
              </a:graphicData>
            </a:graphic>
          </wp:inline>
        </w:drawing>
      </w:r>
      <w:r w:rsidRPr="00C02ACA">
        <w:rPr>
          <w:rFonts w:asciiTheme="minorHAnsi" w:hAnsiTheme="minorHAnsi" w:cstheme="minorHAnsi"/>
          <w:lang w:val="es-ES_tradnl"/>
        </w:rPr>
        <w:t>Fig. 5.1: Panel de localización de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12130" cy="567114"/>
                    </a:xfrm>
                    <a:prstGeom prst="rect">
                      <a:avLst/>
                    </a:prstGeom>
                    <a:noFill/>
                    <a:ln w="9525">
                      <a:noFill/>
                      <a:miter lim="800000"/>
                      <a:headEnd/>
                      <a:tailEnd/>
                    </a:ln>
                  </pic:spPr>
                </pic:pic>
              </a:graphicData>
            </a:graphic>
          </wp:inline>
        </w:drawing>
      </w:r>
      <w:r w:rsidRPr="00C02ACA">
        <w:rPr>
          <w:rFonts w:asciiTheme="minorHAnsi" w:hAnsiTheme="minorHAnsi" w:cstheme="minorHAnsi"/>
          <w:lang w:val="es-ES_tradnl"/>
        </w:rPr>
        <w:t>Fig. 5.2: Información de ola seleccionada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Gridpoint (punto de grilla del modelo WW3)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Gridpoint (punto de grilla del modelo WW3)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lang w:val="es-ES_tradnl"/>
        </w:rPr>
        <w:t>Fig. 5.3: Condiciones actuales de la ola seleccionada.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 figura anterior muestra las condiciones actuales de la ola seleccionada. La tabla muestra todos los datos que se listaron anteriormente pertenecientes a un pronóstico específico. Todos los datos corresponden a la ubicación del Gridpoint seleccionado, excepto la altura de la ola, la cual mostrará la del Gridpoint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lang w:val="es-ES_tradnl"/>
        </w:rPr>
        <w:t>Fig. 5.4: Condiciones a partir de las próximas 3 horas de la ola seleccionada.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Gridpoint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Gridpoint y otra detallando la altura de las olas en la ubicación exacta de la ola.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612130" cy="3191337"/>
                    </a:xfrm>
                    <a:prstGeom prst="rect">
                      <a:avLst/>
                    </a:prstGeom>
                    <a:noFill/>
                    <a:ln w="9525">
                      <a:noFill/>
                      <a:miter lim="800000"/>
                      <a:headEnd/>
                      <a:tailEnd/>
                    </a:ln>
                  </pic:spPr>
                </pic:pic>
              </a:graphicData>
            </a:graphic>
          </wp:inline>
        </w:drawing>
      </w:r>
      <w:r w:rsidRPr="00C02ACA">
        <w:rPr>
          <w:rFonts w:asciiTheme="minorHAnsi" w:hAnsiTheme="minorHAnsi" w:cstheme="minorHAnsi"/>
          <w:lang w:val="es-ES_tradnl"/>
        </w:rPr>
        <w:t>Fig.</w:t>
      </w:r>
      <w:r w:rsidR="00F17D8B">
        <w:rPr>
          <w:rFonts w:asciiTheme="minorHAnsi" w:hAnsiTheme="minorHAnsi" w:cstheme="minorHAnsi"/>
          <w:lang w:val="es-ES_tradnl"/>
        </w:rPr>
        <w:t xml:space="preserve"> 5.5:</w:t>
      </w:r>
      <w:r w:rsidRPr="00C02ACA">
        <w:rPr>
          <w:rFonts w:asciiTheme="minorHAnsi" w:hAnsiTheme="minorHAnsi" w:cstheme="minorHAnsi"/>
          <w:lang w:val="es-ES_tradnl"/>
        </w:rPr>
        <w:t xml:space="preserve"> Fragmento de tabla de pronósticos detallados para la ola Pipeline en Oahu – Hawái.</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Como se puede ver en la figura 5.5 (fragmento de tabla) cada una de las columnas de la tabla corresponde a cada uno de los 60 pronósticos que WW3 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Gridpoint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rFonts w:asciiTheme="minorHAnsi" w:hAnsiTheme="minorHAnsi" w:cstheme="minorHAnsi"/>
          <w:noProof/>
          <w:lang w:val="es-ES_tradnl"/>
        </w:rPr>
        <w:t xml:space="preserve"> </w:t>
      </w:r>
      <w:r w:rsidR="00F17D8B">
        <w:rPr>
          <w:rFonts w:asciiTheme="minorHAnsi" w:hAnsiTheme="minorHAnsi" w:cstheme="minorHAnsi"/>
          <w:lang w:val="es-ES_tradnl"/>
        </w:rPr>
        <w:t>Fig. 5.6:</w:t>
      </w:r>
      <w:r w:rsidRPr="00C02ACA">
        <w:rPr>
          <w:rFonts w:asciiTheme="minorHAnsi" w:hAnsiTheme="minorHAnsi" w:cstheme="minorHAnsi"/>
          <w:lang w:val="es-ES_tradnl"/>
        </w:rPr>
        <w:t xml:space="preserve"> Fragmento de tabla de pronósticos detallados minimizada.</w:t>
      </w:r>
    </w:p>
    <w:p w:rsidR="00C02ACA" w:rsidRPr="00206A47" w:rsidRDefault="00C02ACA" w:rsidP="00206A47">
      <w:pPr>
        <w:pStyle w:val="Ttulo3"/>
        <w:rPr>
          <w:rFonts w:asciiTheme="minorHAnsi" w:hAnsiTheme="minorHAnsi" w:cstheme="minorHAnsi"/>
          <w:sz w:val="22"/>
          <w:szCs w:val="22"/>
          <w:lang w:val="es-ES_tradnl"/>
        </w:rPr>
      </w:pPr>
      <w:bookmarkStart w:id="40" w:name="_Toc257715846"/>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4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589905" cy="4826635"/>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5.7:</w:t>
      </w:r>
      <w:r w:rsidRPr="00C02ACA">
        <w:rPr>
          <w:rFonts w:asciiTheme="minorHAnsi" w:hAnsiTheme="minorHAnsi" w:cstheme="minorHAnsi"/>
          <w:lang w:val="es-ES_tradnl"/>
        </w:rPr>
        <w:t xml:space="preserve"> Vista de pantalla de generación de comparaciones – Usuario no registrado.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C02ACA">
      <w:pPr>
        <w:pStyle w:val="Prrafodelista"/>
        <w:spacing w:after="200"/>
        <w:jc w:val="center"/>
        <w:rPr>
          <w:rFonts w:asciiTheme="minorHAnsi" w:hAnsiTheme="minorHAnsi" w:cstheme="minorHAnsi"/>
          <w:lang w:val="es-ES_tradnl"/>
        </w:rPr>
      </w:pPr>
      <w:r>
        <w:rPr>
          <w:rFonts w:asciiTheme="minorHAnsi" w:hAnsiTheme="minorHAnsi" w:cstheme="minorHAnsi"/>
          <w:lang w:val="es-ES_tradnl"/>
        </w:rPr>
        <w:t>Fig. 5.8:</w:t>
      </w:r>
      <w:r w:rsidR="00C02ACA" w:rsidRPr="00C02ACA">
        <w:rPr>
          <w:rFonts w:asciiTheme="minorHAnsi" w:hAnsiTheme="minorHAnsi" w:cstheme="minorHAnsi"/>
          <w:lang w:val="es-ES_tradnl"/>
        </w:rPr>
        <w:t xml:space="preserve"> Menú de localización de olas en pantalla de generación de comparaciones</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lastRenderedPageBreak/>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563870" cy="5762625"/>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5.9:</w:t>
      </w:r>
      <w:r w:rsidRPr="00C02ACA">
        <w:rPr>
          <w:rFonts w:asciiTheme="minorHAnsi" w:hAnsiTheme="minorHAnsi" w:cstheme="minorHAnsi"/>
          <w:lang w:val="es-ES_tradnl"/>
        </w:rPr>
        <w:t xml:space="preserve"> de pantalla de generación de comparaciones – Usuario registrado u Administrador.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A diferencia de la pantalla de generación de comparaciones para un usuario anónimo (Fig. 5.7), en esta pantalla el usuario registrado dispone de las herramientas necesarias para crear, editar, guardar y </w:t>
      </w:r>
      <w:r w:rsidRPr="00C02ACA">
        <w:rPr>
          <w:rFonts w:asciiTheme="minorHAnsi" w:hAnsiTheme="minorHAnsi" w:cstheme="minorHAnsi"/>
          <w:lang w:val="es-ES_tradnl"/>
        </w:rPr>
        <w:lastRenderedPageBreak/>
        <w:t>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612130" cy="1393373"/>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5.10:</w:t>
      </w:r>
      <w:r w:rsidRPr="00C02ACA">
        <w:rPr>
          <w:rFonts w:asciiTheme="minorHAnsi" w:hAnsiTheme="minorHAnsi" w:cstheme="minorHAnsi"/>
          <w:lang w:val="es-ES_tradnl"/>
        </w:rPr>
        <w:t xml:space="preserve"> Guardar comparación.</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C02ACA">
      <w:pPr>
        <w:pStyle w:val="Prrafodelista"/>
        <w:spacing w:after="200"/>
        <w:jc w:val="center"/>
        <w:rPr>
          <w:rFonts w:asciiTheme="minorHAnsi" w:hAnsiTheme="minorHAnsi" w:cstheme="minorHAnsi"/>
          <w:lang w:val="es-ES_tradnl"/>
        </w:rPr>
      </w:pPr>
      <w:r>
        <w:rPr>
          <w:rFonts w:asciiTheme="minorHAnsi" w:hAnsiTheme="minorHAnsi" w:cstheme="minorHAnsi"/>
          <w:lang w:val="es-ES_tradnl"/>
        </w:rPr>
        <w:t>Fig. 5.11:</w:t>
      </w:r>
      <w:r w:rsidR="00C02ACA" w:rsidRPr="00C02ACA">
        <w:rPr>
          <w:rFonts w:asciiTheme="minorHAnsi" w:hAnsiTheme="minorHAnsi" w:cstheme="minorHAnsi"/>
          <w:lang w:val="es-ES_tradnl"/>
        </w:rPr>
        <w:t xml:space="preserve"> Mensaje de confirmación para sobrescribir una comparación.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C02ACA">
      <w:pPr>
        <w:spacing w:after="200"/>
        <w:jc w:val="center"/>
        <w:rPr>
          <w:rFonts w:asciiTheme="minorHAnsi" w:hAnsiTheme="minorHAnsi" w:cstheme="minorHAnsi"/>
          <w:lang w:val="es-ES_tradnl"/>
        </w:rPr>
      </w:pPr>
      <w:r>
        <w:rPr>
          <w:rFonts w:asciiTheme="minorHAnsi" w:hAnsiTheme="minorHAnsi" w:cstheme="minorHAnsi"/>
          <w:lang w:val="es-ES_tradnl"/>
        </w:rPr>
        <w:t>Fig. 5.12:</w:t>
      </w:r>
      <w:r w:rsidR="00C02ACA" w:rsidRPr="00C02ACA">
        <w:rPr>
          <w:rFonts w:asciiTheme="minorHAnsi" w:hAnsiTheme="minorHAnsi" w:cstheme="minorHAnsi"/>
          <w:lang w:val="es-ES_tradnl"/>
        </w:rPr>
        <w:t xml:space="preserve"> Mensaje de confirmación para eliminar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612130" cy="822857"/>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5.13:</w:t>
      </w:r>
      <w:r w:rsidRPr="00C02ACA">
        <w:rPr>
          <w:rFonts w:asciiTheme="minorHAnsi" w:hAnsiTheme="minorHAnsi" w:cstheme="minorHAnsi"/>
          <w:lang w:val="es-ES_tradnl"/>
        </w:rPr>
        <w:t xml:space="preserve"> Selección del pronosticador deseado para cada ola.</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Gridpoint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C02ACA">
      <w:pPr>
        <w:pStyle w:val="Prrafodelista"/>
        <w:spacing w:after="200"/>
        <w:jc w:val="center"/>
        <w:rPr>
          <w:rFonts w:asciiTheme="minorHAnsi" w:hAnsiTheme="minorHAnsi" w:cstheme="minorHAnsi"/>
          <w:lang w:val="es-ES_tradnl"/>
        </w:rPr>
      </w:pPr>
      <w:r>
        <w:rPr>
          <w:rFonts w:asciiTheme="minorHAnsi" w:hAnsiTheme="minorHAnsi" w:cstheme="minorHAnsi"/>
          <w:lang w:val="es-ES_tradnl"/>
        </w:rPr>
        <w:t>Fig. 5.14:</w:t>
      </w:r>
      <w:r w:rsidR="00C02ACA" w:rsidRPr="00C02ACA">
        <w:rPr>
          <w:rFonts w:asciiTheme="minorHAnsi" w:hAnsiTheme="minorHAnsi" w:cstheme="minorHAnsi"/>
          <w:lang w:val="es-ES_tradnl"/>
        </w:rPr>
        <w:t xml:space="preserve"> Altura de las olas en las próximas horas.</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832758" cy="2353805"/>
                    </a:xfrm>
                    <a:prstGeom prst="rect">
                      <a:avLst/>
                    </a:prstGeom>
                    <a:noFill/>
                    <a:ln w="9525">
                      <a:noFill/>
                      <a:miter lim="800000"/>
                      <a:headEnd/>
                      <a:tailEnd/>
                    </a:ln>
                  </pic:spPr>
                </pic:pic>
              </a:graphicData>
            </a:graphic>
          </wp:inline>
        </w:drawing>
      </w:r>
      <w:r w:rsidR="00F17D8B">
        <w:rPr>
          <w:rFonts w:asciiTheme="minorHAnsi" w:hAnsiTheme="minorHAnsi" w:cstheme="minorHAnsi"/>
          <w:lang w:val="es-ES_tradnl"/>
        </w:rPr>
        <w:t>Fig. 5.15:</w:t>
      </w:r>
      <w:r w:rsidRPr="00C02ACA">
        <w:rPr>
          <w:rFonts w:asciiTheme="minorHAnsi" w:hAnsiTheme="minorHAnsi" w:cstheme="minorHAnsi"/>
          <w:lang w:val="es-ES_tradnl"/>
        </w:rPr>
        <w:t xml:space="preserve"> Captura de animación con la altura de cada ola a lo largo de las 180hs de pronóstico. Vista de un gráfico de barras.</w:t>
      </w:r>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 xml:space="preserve"> Fig. 5.16:</w:t>
      </w:r>
      <w:r w:rsidRPr="00C02ACA">
        <w:rPr>
          <w:rFonts w:asciiTheme="minorHAnsi" w:hAnsiTheme="minorHAnsi" w:cstheme="minorHAnsi"/>
          <w:lang w:val="es-ES_tradnl"/>
        </w:rPr>
        <w:t xml:space="preserve"> Gráfico con la altura de cada ola a lo largo de las 180hs de pronóstico. Vista de un gráfico de líneas.</w:t>
      </w:r>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C02ACA">
      <w:pPr>
        <w:spacing w:after="200"/>
        <w:ind w:left="36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612130" cy="2904287"/>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Fig. 5.17:</w:t>
      </w:r>
      <w:r w:rsidRPr="00C02ACA">
        <w:rPr>
          <w:rFonts w:asciiTheme="minorHAnsi" w:hAnsiTheme="minorHAnsi" w:cstheme="minorHAnsi"/>
          <w:lang w:val="es-ES_tradnl"/>
        </w:rPr>
        <w:t xml:space="preserve"> Fragmento de tabla de pronósticos detallado en sección de comparaciones.</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41" w:name="_Toc257715847"/>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4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612130" cy="2906578"/>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Fig. 5.18:</w:t>
      </w:r>
      <w:r w:rsidRPr="00C02ACA">
        <w:rPr>
          <w:rFonts w:asciiTheme="minorHAnsi" w:hAnsiTheme="minorHAnsi" w:cstheme="minorHAnsi"/>
          <w:lang w:val="es-ES_tradnl"/>
        </w:rPr>
        <w:t xml:space="preserve"> Nueva ola, información básica</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Gridpoint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612130" cy="3899712"/>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Fig. 5.19:</w:t>
      </w:r>
      <w:r w:rsidRPr="00C02ACA">
        <w:rPr>
          <w:rFonts w:asciiTheme="minorHAnsi" w:hAnsiTheme="minorHAnsi" w:cstheme="minorHAnsi"/>
          <w:lang w:val="es-ES_tradnl"/>
        </w:rPr>
        <w:t xml:space="preserve"> Nueva ola, ubicarla en el mapa.</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Gridpoints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rFonts w:asciiTheme="minorHAnsi" w:hAnsiTheme="minorHAnsi" w:cstheme="minorHAnsi"/>
          <w:lang w:val="es-ES_tradnl"/>
        </w:rPr>
        <w:t xml:space="preserve"> Fig. 5.20:</w:t>
      </w:r>
      <w:r w:rsidRPr="00C02ACA">
        <w:rPr>
          <w:rFonts w:asciiTheme="minorHAnsi" w:hAnsiTheme="minorHAnsi" w:cstheme="minorHAnsi"/>
          <w:lang w:val="es-ES_tradnl"/>
        </w:rPr>
        <w:t xml:space="preserve"> Nueva ola, ya ubicada en el mapa.</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C02ACA">
      <w:pPr>
        <w:spacing w:after="200"/>
        <w:ind w:left="720"/>
        <w:jc w:val="center"/>
        <w:rPr>
          <w:rFonts w:asciiTheme="minorHAnsi" w:hAnsiTheme="minorHAnsi" w:cstheme="minorHAnsi"/>
          <w:lang w:val="es-ES_tradnl"/>
        </w:rPr>
      </w:pPr>
      <w:r>
        <w:rPr>
          <w:rFonts w:asciiTheme="minorHAnsi" w:hAnsiTheme="minorHAnsi" w:cstheme="minorHAnsi"/>
          <w:lang w:val="es-ES_tradnl"/>
        </w:rPr>
        <w:t>Fig. 5.21:</w:t>
      </w:r>
      <w:r w:rsidR="00C02ACA" w:rsidRPr="00C02ACA">
        <w:rPr>
          <w:rFonts w:asciiTheme="minorHAnsi" w:hAnsiTheme="minorHAnsi" w:cstheme="minorHAnsi"/>
          <w:lang w:val="es-ES_tradnl"/>
        </w:rPr>
        <w:t xml:space="preserve"> Nueva ola, entrenar un pronosticador</w:t>
      </w:r>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C02ACA">
      <w:pPr>
        <w:spacing w:after="200"/>
        <w:ind w:left="720" w:firstLine="720"/>
        <w:jc w:val="center"/>
        <w:rPr>
          <w:rFonts w:asciiTheme="minorHAnsi" w:hAnsiTheme="minorHAnsi" w:cstheme="minorHAnsi"/>
          <w:lang w:val="es-ES_tradnl"/>
        </w:rPr>
      </w:pPr>
      <w:r>
        <w:rPr>
          <w:rFonts w:asciiTheme="minorHAnsi" w:hAnsiTheme="minorHAnsi" w:cstheme="minorHAnsi"/>
          <w:lang w:val="es-ES_tradnl"/>
        </w:rPr>
        <w:t>Fig. 5.22:</w:t>
      </w:r>
      <w:r w:rsidR="00C02ACA" w:rsidRPr="00C02ACA">
        <w:rPr>
          <w:rFonts w:asciiTheme="minorHAnsi" w:hAnsiTheme="minorHAnsi" w:cstheme="minorHAnsi"/>
          <w:lang w:val="es-ES_tradnl"/>
        </w:rPr>
        <w:t xml:space="preserve"> Nueva ola, formato del archive de observaciones visuales.</w:t>
      </w:r>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42" w:name="_Toc257715848"/>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4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rFonts w:asciiTheme="minorHAnsi" w:hAnsiTheme="minorHAnsi" w:cstheme="minorHAnsi"/>
          <w:noProof/>
          <w:lang w:val="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612130" cy="1539509"/>
                    </a:xfrm>
                    <a:prstGeom prst="rect">
                      <a:avLst/>
                    </a:prstGeom>
                    <a:noFill/>
                    <a:ln w="9525">
                      <a:noFill/>
                      <a:miter lim="800000"/>
                      <a:headEnd/>
                      <a:tailEnd/>
                    </a:ln>
                  </pic:spPr>
                </pic:pic>
              </a:graphicData>
            </a:graphic>
          </wp:inline>
        </w:drawing>
      </w:r>
      <w:r w:rsidR="001E3305">
        <w:rPr>
          <w:rFonts w:asciiTheme="minorHAnsi" w:hAnsiTheme="minorHAnsi" w:cstheme="minorHAnsi"/>
          <w:lang w:val="es-ES_tradnl"/>
        </w:rPr>
        <w:t>Fig. 5.23:</w:t>
      </w:r>
      <w:r w:rsidRPr="00C02ACA">
        <w:rPr>
          <w:rFonts w:asciiTheme="minorHAnsi" w:hAnsiTheme="minorHAnsi" w:cstheme="minorHAnsi"/>
          <w:lang w:val="es-ES_tradnl"/>
        </w:rPr>
        <w:t xml:space="preserve"> Mis olas, tabla de olas pertenecientes al usuario actualmente logueado.</w:t>
      </w:r>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318135" cy="306705"/>
                    </a:xfrm>
                    <a:prstGeom prst="rect">
                      <a:avLst/>
                    </a:prstGeom>
                    <a:noFill/>
                    <a:ln w="9525">
                      <a:noFill/>
                      <a:miter lim="800000"/>
                      <a:headEnd/>
                      <a:tailEnd/>
                    </a:ln>
                  </pic:spPr>
                </pic:pic>
              </a:graphicData>
            </a:graphic>
          </wp:anchor>
        </w:drawing>
      </w:r>
      <w:r w:rsidR="001E3305">
        <w:rPr>
          <w:rFonts w:asciiTheme="minorHAnsi" w:hAnsiTheme="minorHAnsi" w:cstheme="minorHAnsi"/>
          <w:lang w:val="es-ES_tradnl"/>
        </w:rPr>
        <w:t>Fig. 5.24:</w:t>
      </w:r>
      <w:r w:rsidRPr="00C02ACA">
        <w:rPr>
          <w:rFonts w:asciiTheme="minorHAnsi" w:hAnsiTheme="minorHAnsi" w:cstheme="minorHAnsi"/>
          <w:lang w:val="es-ES_tradnl"/>
        </w:rPr>
        <w:t xml:space="preserve"> Confirmación de eliminación de la ola seleccionada.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C02ACA">
      <w:pPr>
        <w:spacing w:after="200"/>
        <w:jc w:val="center"/>
        <w:rPr>
          <w:rFonts w:asciiTheme="minorHAnsi" w:hAnsiTheme="minorHAnsi" w:cstheme="minorHAnsi"/>
          <w:lang w:val="es-ES_tradnl"/>
        </w:rPr>
      </w:pPr>
      <w:r>
        <w:rPr>
          <w:rFonts w:asciiTheme="minorHAnsi" w:hAnsiTheme="minorHAnsi" w:cstheme="minorHAnsi"/>
          <w:lang w:val="es-ES_tradnl"/>
        </w:rPr>
        <w:t>Fig. 5.25:</w:t>
      </w:r>
      <w:r w:rsidR="00C02ACA" w:rsidRPr="00C02ACA">
        <w:rPr>
          <w:rFonts w:asciiTheme="minorHAnsi" w:hAnsiTheme="minorHAnsi" w:cstheme="minorHAnsi"/>
          <w:lang w:val="es-ES_tradnl"/>
        </w:rPr>
        <w:t xml:space="preserve"> Mis olas – Edición de ola, pronosticador especializado.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WW3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65"/>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43" w:name="_Toc257715849"/>
      <w:r w:rsidRPr="0012362B">
        <w:rPr>
          <w:rFonts w:asciiTheme="minorHAnsi" w:hAnsiTheme="minorHAnsi" w:cstheme="minorHAnsi"/>
          <w:color w:val="auto"/>
          <w:sz w:val="40"/>
          <w:szCs w:val="40"/>
        </w:rPr>
        <w:lastRenderedPageBreak/>
        <w:t>Capítulo 6 - Conclusiones</w:t>
      </w:r>
      <w:bookmarkEnd w:id="43"/>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44" w:name="_Toc257715850"/>
      <w:r w:rsidRPr="0012362B">
        <w:rPr>
          <w:rFonts w:asciiTheme="minorHAnsi" w:hAnsiTheme="minorHAnsi" w:cstheme="minorHAnsi"/>
          <w:color w:val="auto"/>
          <w:sz w:val="24"/>
          <w:szCs w:val="24"/>
          <w:lang w:val="es-ES_tradnl" w:eastAsia="en-US"/>
        </w:rPr>
        <w:t>6.1 Resumen</w:t>
      </w:r>
      <w:bookmarkEnd w:id="44"/>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45" w:name="_Toc257715851"/>
      <w:r w:rsidRPr="0012362B">
        <w:rPr>
          <w:rFonts w:asciiTheme="minorHAnsi" w:hAnsiTheme="minorHAnsi" w:cstheme="minorHAnsi"/>
          <w:color w:val="auto"/>
          <w:sz w:val="24"/>
          <w:szCs w:val="24"/>
          <w:lang w:val="es-ES_tradnl" w:eastAsia="en-US"/>
        </w:rPr>
        <w:t>6.2 Conclusiones del trabajo</w:t>
      </w:r>
      <w:bookmarkEnd w:id="45"/>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cuenta con un clasificador entrenado generado con WEKA para poder realizar las predicciones en la ubicación deseada por el usuario. El algoritmo utilizado fueron las Maquinas de Soporte 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Finalmente para evaluar el sistema desarrollado utilizamos información de diferentes playas ubicadas alrededor de la isla de Oahu en Hawái, más específicamente en las playas Sunset, Diamond Head, Makapu,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playas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46" w:name="_Toc257715852"/>
      <w:r w:rsidRPr="0012362B">
        <w:rPr>
          <w:rFonts w:asciiTheme="minorHAnsi" w:hAnsiTheme="minorHAnsi" w:cstheme="minorHAnsi"/>
          <w:color w:val="auto"/>
          <w:sz w:val="24"/>
          <w:szCs w:val="24"/>
          <w:lang w:val="es-ES_tradnl" w:eastAsia="en-US"/>
        </w:rPr>
        <w:t>6.3 Ventajas del enfoque</w:t>
      </w:r>
      <w:bookmarkEnd w:id="46"/>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w:t>
      </w:r>
      <w:r w:rsidRPr="0012362B">
        <w:rPr>
          <w:rFonts w:asciiTheme="minorHAnsi" w:hAnsiTheme="minorHAnsi" w:cstheme="minorHAnsi"/>
          <w:lang w:val="es-ES_tradnl" w:eastAsia="en-US"/>
        </w:rPr>
        <w:lastRenderedPageBreak/>
        <w:t>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47" w:name="_Toc257715853"/>
      <w:r w:rsidRPr="0012362B">
        <w:rPr>
          <w:rFonts w:asciiTheme="minorHAnsi" w:hAnsiTheme="minorHAnsi" w:cstheme="minorHAnsi"/>
          <w:color w:val="auto"/>
          <w:sz w:val="24"/>
          <w:szCs w:val="24"/>
          <w:lang w:val="es-ES_tradnl" w:eastAsia="en-US"/>
        </w:rPr>
        <w:t>6.4 Limitaciones</w:t>
      </w:r>
      <w:bookmarkEnd w:id="47"/>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w:t>
      </w:r>
      <w:r w:rsidRPr="0012362B">
        <w:rPr>
          <w:rFonts w:asciiTheme="minorHAnsi" w:hAnsiTheme="minorHAnsi" w:cstheme="minorHAnsi"/>
          <w:lang w:val="es-ES_tradnl" w:eastAsia="en-US"/>
        </w:rPr>
        <w:lastRenderedPageBreak/>
        <w:t>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66"/>
          <w:pgSz w:w="12240" w:h="15840"/>
          <w:pgMar w:top="1417" w:right="1701" w:bottom="1417" w:left="1701" w:header="708" w:footer="708" w:gutter="0"/>
          <w:cols w:space="708"/>
          <w:docGrid w:linePitch="360"/>
        </w:sectPr>
      </w:pPr>
    </w:p>
    <w:p w:rsidR="008B4B03" w:rsidRPr="004269BF" w:rsidRDefault="007F2768" w:rsidP="00F273F3">
      <w:pPr>
        <w:spacing w:after="200" w:line="276" w:lineRule="auto"/>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Referencias</w:t>
      </w:r>
    </w:p>
    <w:p w:rsidR="00217B76" w:rsidRPr="004269BF" w:rsidRDefault="0088617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[1] </w:t>
      </w:r>
      <w:r w:rsidR="005A6983" w:rsidRPr="004269BF">
        <w:rPr>
          <w:rFonts w:asciiTheme="minorHAnsi" w:eastAsiaTheme="minorEastAsia" w:hAnsiTheme="minorHAnsi" w:cstheme="minorBidi"/>
          <w:lang w:val="es-ES_tradnl" w:eastAsia="en-US"/>
        </w:rPr>
        <w:t xml:space="preserve">Witten, I. H., Frank, E.: </w:t>
      </w:r>
      <w:r w:rsidRPr="004269BF">
        <w:rPr>
          <w:rFonts w:asciiTheme="minorHAnsi" w:eastAsiaTheme="minorEastAsia" w:hAnsiTheme="minorHAnsi" w:cstheme="minorBidi"/>
          <w:lang w:val="es-ES_tradnl" w:eastAsia="en-US"/>
        </w:rPr>
        <w:t>Data Mining: Practical Machine Learning Tools and Techniques, Second Edition.</w:t>
      </w:r>
      <w:r w:rsidR="005A6983" w:rsidRPr="004269BF">
        <w:rPr>
          <w:rFonts w:asciiTheme="minorHAnsi" w:eastAsiaTheme="minorEastAsia" w:hAnsiTheme="minorHAnsi" w:cstheme="minorBidi"/>
          <w:lang w:val="es-ES_tradnl" w:eastAsia="en-US"/>
        </w:rPr>
        <w:t xml:space="preserve"> Morgan Kaufmann, 2005.</w:t>
      </w:r>
    </w:p>
    <w:p w:rsidR="00D047A8" w:rsidRPr="004269BF" w:rsidRDefault="007062E9"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[2] Specht, D.</w:t>
      </w:r>
      <w:r w:rsidR="00D047A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F.: A General Regression Neural Network. IEEE Transactions on </w:t>
      </w:r>
      <w:r w:rsidR="00D047A8" w:rsidRPr="004269BF">
        <w:rPr>
          <w:rFonts w:asciiTheme="minorHAnsi" w:eastAsiaTheme="minorEastAsia" w:hAnsiTheme="minorHAnsi" w:cstheme="minorBidi"/>
          <w:lang w:val="es-ES_tradnl" w:eastAsia="en-US"/>
        </w:rPr>
        <w:t>Neural Networks</w:t>
      </w:r>
      <w:r w:rsidR="00217B76" w:rsidRPr="004269BF">
        <w:rPr>
          <w:rFonts w:asciiTheme="minorHAnsi" w:eastAsiaTheme="minorEastAsia" w:hAnsiTheme="minorHAnsi" w:cstheme="minorBidi"/>
          <w:lang w:val="es-ES_tradnl" w:eastAsia="en-US"/>
        </w:rPr>
        <w:t xml:space="preserve">. </w:t>
      </w:r>
      <w:r w:rsidR="00D047A8" w:rsidRPr="004269BF">
        <w:rPr>
          <w:rFonts w:asciiTheme="minorHAnsi" w:eastAsiaTheme="minorEastAsia" w:hAnsiTheme="minorHAnsi" w:cstheme="minorBidi"/>
          <w:lang w:val="es-ES_tradnl" w:eastAsia="en-US"/>
        </w:rPr>
        <w:t>Vol. 2(6), pp. 568-576. 1991.</w:t>
      </w:r>
    </w:p>
    <w:p w:rsidR="00217B76" w:rsidRPr="004269BF" w:rsidRDefault="00217B76"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[3] </w:t>
      </w:r>
      <w:r w:rsidR="007062E9" w:rsidRPr="004269BF">
        <w:rPr>
          <w:rFonts w:asciiTheme="minorHAnsi" w:eastAsiaTheme="minorEastAsia" w:hAnsiTheme="minorHAnsi" w:cstheme="minorBidi"/>
          <w:lang w:val="es-ES_tradnl" w:eastAsia="en-US"/>
        </w:rPr>
        <w:t>Breiman, L., J. H. Friedman, R. A. Olshen, and C. J. Stone.. Classification and regression</w:t>
      </w:r>
      <w:r w:rsidRPr="004269BF">
        <w:rPr>
          <w:rFonts w:asciiTheme="minorHAnsi" w:eastAsiaTheme="minorEastAsia" w:hAnsiTheme="minorHAnsi" w:cstheme="minorBidi"/>
          <w:lang w:val="es-ES_tradnl" w:eastAsia="en-US"/>
        </w:rPr>
        <w:t xml:space="preserve"> </w:t>
      </w:r>
      <w:r w:rsidR="007062E9" w:rsidRPr="004269BF">
        <w:rPr>
          <w:rFonts w:asciiTheme="minorHAnsi" w:eastAsiaTheme="minorEastAsia" w:hAnsiTheme="minorHAnsi" w:cstheme="minorBidi"/>
          <w:lang w:val="es-ES_tradnl" w:eastAsia="en-US"/>
        </w:rPr>
        <w:t>trees. Monterey, Calif</w:t>
      </w:r>
      <w:r w:rsidRPr="004269BF">
        <w:rPr>
          <w:rFonts w:asciiTheme="minorHAnsi" w:eastAsiaTheme="minorEastAsia" w:hAnsiTheme="minorHAnsi" w:cstheme="minorBidi"/>
          <w:lang w:val="es-ES_tradnl" w:eastAsia="en-US"/>
        </w:rPr>
        <w:t>ornia</w:t>
      </w:r>
      <w:r w:rsidR="007062E9" w:rsidRPr="004269BF">
        <w:rPr>
          <w:rFonts w:asciiTheme="minorHAnsi" w:eastAsiaTheme="minorEastAsia" w:hAnsiTheme="minorHAnsi" w:cstheme="minorBidi"/>
          <w:lang w:val="es-ES_tradnl" w:eastAsia="en-US"/>
        </w:rPr>
        <w:t>, U.S.A.: Wadsworth, Inc.</w:t>
      </w:r>
      <w:r w:rsidRPr="004269BF">
        <w:rPr>
          <w:rFonts w:asciiTheme="minorHAnsi" w:eastAsiaTheme="minorEastAsia" w:hAnsiTheme="minorHAnsi" w:cstheme="minorBidi"/>
          <w:lang w:val="es-ES_tradnl" w:eastAsia="en-US"/>
        </w:rPr>
        <w:t xml:space="preserve"> 1984.</w:t>
      </w:r>
    </w:p>
    <w:p w:rsidR="00217B76" w:rsidRPr="004269BF" w:rsidRDefault="0088617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w:t>
      </w:r>
      <w:r w:rsidR="00EF536C"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w:t>
      </w:r>
      <w:r w:rsidR="005A6983" w:rsidRPr="004269BF">
        <w:rPr>
          <w:rFonts w:asciiTheme="minorHAnsi" w:eastAsiaTheme="minorEastAsia" w:hAnsiTheme="minorHAnsi" w:cstheme="minorBidi"/>
          <w:lang w:val="es-ES_tradnl" w:eastAsia="en-US"/>
        </w:rPr>
        <w:t xml:space="preserve">Browne, M. Strauss, D. Castelle, B. Blumenstein, M. Tomlinson, R. Lane, C.: </w:t>
      </w:r>
      <w:r w:rsidRPr="004269BF">
        <w:rPr>
          <w:rFonts w:asciiTheme="minorHAnsi" w:eastAsiaTheme="minorEastAsia" w:hAnsiTheme="minorHAnsi" w:cstheme="minorBidi"/>
          <w:lang w:val="es-ES_tradnl" w:eastAsia="en-US"/>
        </w:rPr>
        <w:t>Empirical Estimation of Nearshore Waves From a Global Deep-Water Wave Model</w:t>
      </w:r>
      <w:r w:rsidR="005A6983" w:rsidRPr="004269BF">
        <w:rPr>
          <w:rFonts w:asciiTheme="minorHAnsi" w:eastAsiaTheme="minorEastAsia" w:hAnsiTheme="minorHAnsi" w:cstheme="minorBidi"/>
          <w:lang w:val="es-ES_tradnl" w:eastAsia="en-US"/>
        </w:rPr>
        <w:t>.</w:t>
      </w:r>
      <w:r w:rsidR="009F10C6" w:rsidRPr="004269BF">
        <w:rPr>
          <w:rFonts w:asciiTheme="minorHAnsi" w:eastAsiaTheme="minorEastAsia" w:hAnsiTheme="minorHAnsi" w:cstheme="minorBidi"/>
          <w:lang w:val="es-ES_tradnl" w:eastAsia="en-US"/>
        </w:rPr>
        <w:t xml:space="preserve"> </w:t>
      </w:r>
      <w:r w:rsidR="009F1D96" w:rsidRPr="004269BF">
        <w:rPr>
          <w:rFonts w:asciiTheme="minorHAnsi" w:eastAsiaTheme="minorEastAsia" w:hAnsiTheme="minorHAnsi" w:cstheme="minorBidi"/>
          <w:lang w:val="es-ES_tradnl" w:eastAsia="en-US"/>
        </w:rPr>
        <w:t>IEEE Geoscience and Remote Sensing Letters. Vol. 3(4), pp. 462-466. 2006.</w:t>
      </w:r>
    </w:p>
    <w:p w:rsidR="00B833C6" w:rsidRPr="004269BF" w:rsidRDefault="00EF536C" w:rsidP="00B833C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[5] </w:t>
      </w:r>
      <w:r w:rsidR="00B833C6" w:rsidRPr="004269BF">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67" w:tgtFrame="new" w:history="1">
        <w:r w:rsidR="00B833C6" w:rsidRPr="004269BF">
          <w:rPr>
            <w:rFonts w:asciiTheme="minorHAnsi" w:eastAsiaTheme="minorEastAsia" w:hAnsiTheme="minorHAnsi" w:cstheme="minorBidi"/>
            <w:lang w:val="es-ES_tradnl" w:eastAsia="en-US"/>
          </w:rPr>
          <w:t>Bioone</w:t>
        </w:r>
      </w:hyperlink>
    </w:p>
    <w:p w:rsidR="00B833C6" w:rsidRPr="004269BF" w:rsidRDefault="00B833C6" w:rsidP="00B833C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[6] Deo M.C., Sridhar Naidu C. Real time wave forecasting using neural networks. </w:t>
      </w:r>
      <w:hyperlink r:id="rId68" w:tooltip="Ocean Engineering" w:history="1">
        <w:r w:rsidRPr="004269BF">
          <w:rPr>
            <w:rFonts w:asciiTheme="minorHAnsi" w:eastAsiaTheme="minorEastAsia" w:hAnsiTheme="minorHAnsi" w:cstheme="minorBidi"/>
            <w:lang w:val="es-ES_tradnl" w:eastAsia="en-US"/>
          </w:rPr>
          <w:t>Ocean Engineering</w:t>
        </w:r>
      </w:hyperlink>
      <w:r w:rsidRPr="004269BF">
        <w:rPr>
          <w:rFonts w:asciiTheme="minorHAnsi" w:eastAsiaTheme="minorEastAsia" w:hAnsiTheme="minorHAnsi" w:cstheme="minorBidi"/>
          <w:lang w:val="es-ES_tradnl" w:eastAsia="en-US"/>
        </w:rPr>
        <w:t xml:space="preserve">, Volume 26, Number 3, August </w:t>
      </w:r>
      <w:r w:rsidR="005F42DD" w:rsidRPr="004269BF">
        <w:rPr>
          <w:rFonts w:asciiTheme="minorHAnsi" w:eastAsiaTheme="minorEastAsia" w:hAnsiTheme="minorHAnsi" w:cstheme="minorBidi"/>
          <w:lang w:val="es-ES_tradnl" w:eastAsia="en-US"/>
        </w:rPr>
        <w:t>1998,</w:t>
      </w:r>
      <w:r w:rsidRPr="004269BF">
        <w:rPr>
          <w:rFonts w:asciiTheme="minorHAnsi" w:eastAsiaTheme="minorEastAsia" w:hAnsiTheme="minorHAnsi" w:cstheme="minorBidi"/>
          <w:lang w:val="es-ES_tradnl" w:eastAsia="en-US"/>
        </w:rPr>
        <w:t xml:space="preserve"> pp. 191-203(13). </w:t>
      </w:r>
      <w:hyperlink r:id="rId69" w:tooltip="publisher" w:history="1">
        <w:r w:rsidRPr="004269BF">
          <w:rPr>
            <w:rFonts w:asciiTheme="minorHAnsi" w:eastAsiaTheme="minorEastAsia" w:hAnsiTheme="minorHAnsi" w:cstheme="minorBidi"/>
            <w:lang w:val="es-ES_tradnl" w:eastAsia="en-US"/>
          </w:rPr>
          <w:t>Elsevier</w:t>
        </w:r>
      </w:hyperlink>
      <w:r w:rsidRPr="004269BF">
        <w:rPr>
          <w:rFonts w:asciiTheme="minorHAnsi" w:eastAsiaTheme="minorEastAsia" w:hAnsiTheme="minorHAnsi" w:cstheme="minorBidi"/>
          <w:lang w:val="es-ES_tradnl" w:eastAsia="en-US"/>
        </w:rPr>
        <w:t>.</w:t>
      </w:r>
    </w:p>
    <w:p w:rsidR="00EF536C" w:rsidRPr="004269BF" w:rsidRDefault="00B833C6" w:rsidP="005F42D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[7] Makarynskyy O. Improving wave predictions with artificial neu</w:t>
      </w:r>
      <w:r w:rsidR="005F42DD" w:rsidRPr="004269BF">
        <w:rPr>
          <w:rFonts w:asciiTheme="minorHAnsi" w:eastAsiaTheme="minorEastAsia" w:hAnsiTheme="minorHAnsi" w:cstheme="minorBidi"/>
          <w:lang w:val="es-ES_tradnl" w:eastAsia="en-US"/>
        </w:rPr>
        <w:t>ral networks. Ocean Engineering</w:t>
      </w:r>
      <w:r w:rsidRPr="004269BF">
        <w:rPr>
          <w:rFonts w:asciiTheme="minorHAnsi" w:eastAsiaTheme="minorEastAsia" w:hAnsiTheme="minorHAnsi" w:cstheme="minorBidi"/>
          <w:lang w:val="es-ES_tradnl" w:eastAsia="en-US"/>
        </w:rPr>
        <w:t xml:space="preserve"> 2004, </w:t>
      </w:r>
      <w:r w:rsidR="00B440F8" w:rsidRPr="004269BF">
        <w:rPr>
          <w:rFonts w:asciiTheme="minorHAnsi" w:eastAsiaTheme="minorEastAsia" w:hAnsiTheme="minorHAnsi" w:cstheme="minorBidi"/>
          <w:lang w:val="es-ES_tradnl" w:eastAsia="en-US"/>
        </w:rPr>
        <w:t>Volume</w:t>
      </w:r>
      <w:r w:rsidRPr="004269BF">
        <w:rPr>
          <w:rFonts w:asciiTheme="minorHAnsi" w:eastAsiaTheme="minorEastAsia" w:hAnsiTheme="minorHAnsi" w:cstheme="minorBidi"/>
          <w:lang w:val="es-ES_tradnl" w:eastAsia="en-US"/>
        </w:rPr>
        <w:t> 31, no5-6, pp. 709-724.</w:t>
      </w:r>
      <w:r w:rsidR="005F42DD"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Elsevier.</w:t>
      </w:r>
    </w:p>
    <w:sectPr w:rsidR="00EF536C" w:rsidRPr="004269BF" w:rsidSect="00724A76">
      <w:headerReference w:type="default" r:id="rId70"/>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6A6D" w:rsidRDefault="00BF6A6D" w:rsidP="00966779">
      <w:r>
        <w:separator/>
      </w:r>
    </w:p>
  </w:endnote>
  <w:endnote w:type="continuationSeparator" w:id="1">
    <w:p w:rsidR="00BF6A6D" w:rsidRDefault="00BF6A6D"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ymbolBS">
    <w:altName w:val="Arial Unicode MS"/>
    <w:panose1 w:val="00000000000000000000"/>
    <w:charset w:val="81"/>
    <w:family w:val="auto"/>
    <w:notTrueType/>
    <w:pitch w:val="default"/>
    <w:sig w:usb0="00000000"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70364"/>
      <w:docPartObj>
        <w:docPartGallery w:val="Page Numbers (Bottom of Page)"/>
        <w:docPartUnique/>
      </w:docPartObj>
    </w:sdtPr>
    <w:sdtContent>
      <w:p w:rsidR="00E3711A" w:rsidRDefault="001359AF">
        <w:pPr>
          <w:pStyle w:val="Piedepgina"/>
          <w:jc w:val="center"/>
        </w:pPr>
        <w:fldSimple w:instr=" PAGE   \* MERGEFORMAT ">
          <w:r w:rsidR="008032AB">
            <w:rPr>
              <w:noProof/>
            </w:rPr>
            <w:t>2</w:t>
          </w:r>
        </w:fldSimple>
      </w:p>
    </w:sdtContent>
  </w:sdt>
  <w:p w:rsidR="00E3711A" w:rsidRDefault="00E3711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6A6D" w:rsidRDefault="00BF6A6D" w:rsidP="00966779">
      <w:r>
        <w:separator/>
      </w:r>
    </w:p>
  </w:footnote>
  <w:footnote w:type="continuationSeparator" w:id="1">
    <w:p w:rsidR="00BF6A6D" w:rsidRDefault="00BF6A6D" w:rsidP="00966779">
      <w:r>
        <w:continuationSeparator/>
      </w:r>
    </w:p>
  </w:footnote>
  <w:footnote w:id="2">
    <w:p w:rsidR="00E3711A" w:rsidRPr="000E4005" w:rsidRDefault="00E3711A" w:rsidP="00BE351A">
      <w:pPr>
        <w:pStyle w:val="Textonotapie"/>
      </w:pPr>
      <w:r>
        <w:rPr>
          <w:rStyle w:val="Refdenotaalpie"/>
        </w:rPr>
        <w:footnoteRef/>
      </w:r>
      <w:r>
        <w:t xml:space="preserve"> Base de datos Goddard-Caldwell: </w:t>
      </w:r>
      <w:hyperlink r:id="rId1" w:history="1">
        <w:r>
          <w:rPr>
            <w:rStyle w:val="Hipervnculo"/>
          </w:rPr>
          <w:t>http://www.nodc.noaa.gov/archive/arc0012/0001754/</w:t>
        </w:r>
      </w:hyperlink>
    </w:p>
  </w:footnote>
  <w:footnote w:id="3">
    <w:p w:rsidR="00E3711A" w:rsidRPr="00B77420" w:rsidRDefault="00E3711A"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11A" w:rsidRPr="007F2C8B" w:rsidRDefault="00E3711A">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11A" w:rsidRPr="008B0111" w:rsidRDefault="00E3711A">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11A" w:rsidRPr="008B0111" w:rsidRDefault="00E3711A">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11A" w:rsidRPr="008B0111" w:rsidRDefault="00E3711A">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11A" w:rsidRPr="008B0111" w:rsidRDefault="00806823">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823" w:rsidRPr="008B0111" w:rsidRDefault="00806823">
    <w:pPr>
      <w:pStyle w:val="Encabezado"/>
      <w:rPr>
        <w:rFonts w:asciiTheme="minorHAnsi" w:hAnsiTheme="minorHAnsi" w:cstheme="minorHAnsi"/>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2">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0">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4">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9"/>
  </w:num>
  <w:num w:numId="2">
    <w:abstractNumId w:val="31"/>
  </w:num>
  <w:num w:numId="3">
    <w:abstractNumId w:val="9"/>
  </w:num>
  <w:num w:numId="4">
    <w:abstractNumId w:val="26"/>
  </w:num>
  <w:num w:numId="5">
    <w:abstractNumId w:val="7"/>
  </w:num>
  <w:num w:numId="6">
    <w:abstractNumId w:val="30"/>
  </w:num>
  <w:num w:numId="7">
    <w:abstractNumId w:val="6"/>
  </w:num>
  <w:num w:numId="8">
    <w:abstractNumId w:val="14"/>
  </w:num>
  <w:num w:numId="9">
    <w:abstractNumId w:val="28"/>
  </w:num>
  <w:num w:numId="10">
    <w:abstractNumId w:val="0"/>
  </w:num>
  <w:num w:numId="11">
    <w:abstractNumId w:val="1"/>
  </w:num>
  <w:num w:numId="12">
    <w:abstractNumId w:val="21"/>
  </w:num>
  <w:num w:numId="13">
    <w:abstractNumId w:val="35"/>
  </w:num>
  <w:num w:numId="14">
    <w:abstractNumId w:val="16"/>
  </w:num>
  <w:num w:numId="15">
    <w:abstractNumId w:val="11"/>
  </w:num>
  <w:num w:numId="16">
    <w:abstractNumId w:val="29"/>
  </w:num>
  <w:num w:numId="17">
    <w:abstractNumId w:val="2"/>
  </w:num>
  <w:num w:numId="18">
    <w:abstractNumId w:val="23"/>
  </w:num>
  <w:num w:numId="19">
    <w:abstractNumId w:val="3"/>
  </w:num>
  <w:num w:numId="20">
    <w:abstractNumId w:val="8"/>
  </w:num>
  <w:num w:numId="21">
    <w:abstractNumId w:val="10"/>
  </w:num>
  <w:num w:numId="22">
    <w:abstractNumId w:val="15"/>
  </w:num>
  <w:num w:numId="23">
    <w:abstractNumId w:val="20"/>
  </w:num>
  <w:num w:numId="24">
    <w:abstractNumId w:val="22"/>
  </w:num>
  <w:num w:numId="25">
    <w:abstractNumId w:val="25"/>
  </w:num>
  <w:num w:numId="26">
    <w:abstractNumId w:val="17"/>
  </w:num>
  <w:num w:numId="27">
    <w:abstractNumId w:val="4"/>
  </w:num>
  <w:num w:numId="28">
    <w:abstractNumId w:val="13"/>
  </w:num>
  <w:num w:numId="29">
    <w:abstractNumId w:val="5"/>
  </w:num>
  <w:num w:numId="30">
    <w:abstractNumId w:val="24"/>
  </w:num>
  <w:num w:numId="31">
    <w:abstractNumId w:val="34"/>
  </w:num>
  <w:num w:numId="32">
    <w:abstractNumId w:val="12"/>
  </w:num>
  <w:num w:numId="33">
    <w:abstractNumId w:val="32"/>
  </w:num>
  <w:num w:numId="34">
    <w:abstractNumId w:val="18"/>
  </w:num>
  <w:num w:numId="35">
    <w:abstractNumId w:val="33"/>
  </w:num>
  <w:num w:numId="36">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29698"/>
  </w:hdrShapeDefaults>
  <w:footnotePr>
    <w:footnote w:id="0"/>
    <w:footnote w:id="1"/>
  </w:footnotePr>
  <w:endnotePr>
    <w:endnote w:id="0"/>
    <w:endnote w:id="1"/>
  </w:endnotePr>
  <w:compat/>
  <w:rsids>
    <w:rsidRoot w:val="007E1A9C"/>
    <w:rsid w:val="0000192C"/>
    <w:rsid w:val="00003DC5"/>
    <w:rsid w:val="00007D48"/>
    <w:rsid w:val="00010034"/>
    <w:rsid w:val="00011210"/>
    <w:rsid w:val="00013381"/>
    <w:rsid w:val="00034AC0"/>
    <w:rsid w:val="0003768D"/>
    <w:rsid w:val="0005717A"/>
    <w:rsid w:val="000609DF"/>
    <w:rsid w:val="00060EF0"/>
    <w:rsid w:val="00066618"/>
    <w:rsid w:val="00074EEB"/>
    <w:rsid w:val="0008031C"/>
    <w:rsid w:val="0008170A"/>
    <w:rsid w:val="00092415"/>
    <w:rsid w:val="00097C73"/>
    <w:rsid w:val="000A2CA9"/>
    <w:rsid w:val="000A3D0F"/>
    <w:rsid w:val="000B4A58"/>
    <w:rsid w:val="000E065C"/>
    <w:rsid w:val="000E154B"/>
    <w:rsid w:val="000F5D39"/>
    <w:rsid w:val="000F6049"/>
    <w:rsid w:val="000F6FF8"/>
    <w:rsid w:val="0012362B"/>
    <w:rsid w:val="001359AF"/>
    <w:rsid w:val="00152222"/>
    <w:rsid w:val="001600AE"/>
    <w:rsid w:val="00164635"/>
    <w:rsid w:val="001655C8"/>
    <w:rsid w:val="001658AE"/>
    <w:rsid w:val="00167008"/>
    <w:rsid w:val="00173326"/>
    <w:rsid w:val="001828ED"/>
    <w:rsid w:val="00196BDB"/>
    <w:rsid w:val="00196F2E"/>
    <w:rsid w:val="00197953"/>
    <w:rsid w:val="001C416F"/>
    <w:rsid w:val="001C67CC"/>
    <w:rsid w:val="001D05BB"/>
    <w:rsid w:val="001D0FA7"/>
    <w:rsid w:val="001D3DF2"/>
    <w:rsid w:val="001E3305"/>
    <w:rsid w:val="001E331A"/>
    <w:rsid w:val="001E44FF"/>
    <w:rsid w:val="001F2621"/>
    <w:rsid w:val="001F2E1B"/>
    <w:rsid w:val="00205764"/>
    <w:rsid w:val="00206A47"/>
    <w:rsid w:val="002147EE"/>
    <w:rsid w:val="00216F2A"/>
    <w:rsid w:val="00217B76"/>
    <w:rsid w:val="0022482F"/>
    <w:rsid w:val="0023083D"/>
    <w:rsid w:val="00253969"/>
    <w:rsid w:val="00254E11"/>
    <w:rsid w:val="00255536"/>
    <w:rsid w:val="00256323"/>
    <w:rsid w:val="00264BD6"/>
    <w:rsid w:val="00276071"/>
    <w:rsid w:val="00284F0E"/>
    <w:rsid w:val="002920AA"/>
    <w:rsid w:val="00295791"/>
    <w:rsid w:val="002A0C68"/>
    <w:rsid w:val="002A35EF"/>
    <w:rsid w:val="002A63F1"/>
    <w:rsid w:val="002C0BB1"/>
    <w:rsid w:val="002E4AEC"/>
    <w:rsid w:val="002E6D42"/>
    <w:rsid w:val="003073B2"/>
    <w:rsid w:val="00317DFA"/>
    <w:rsid w:val="00343549"/>
    <w:rsid w:val="00347A65"/>
    <w:rsid w:val="0035423B"/>
    <w:rsid w:val="00365230"/>
    <w:rsid w:val="00371519"/>
    <w:rsid w:val="00371A94"/>
    <w:rsid w:val="00375173"/>
    <w:rsid w:val="00375E7E"/>
    <w:rsid w:val="0039428F"/>
    <w:rsid w:val="003A4BEC"/>
    <w:rsid w:val="003B14E5"/>
    <w:rsid w:val="003C4BD6"/>
    <w:rsid w:val="003D11A0"/>
    <w:rsid w:val="003E45D5"/>
    <w:rsid w:val="00403768"/>
    <w:rsid w:val="004072D7"/>
    <w:rsid w:val="00414D78"/>
    <w:rsid w:val="00415B85"/>
    <w:rsid w:val="00422FB4"/>
    <w:rsid w:val="004269BF"/>
    <w:rsid w:val="0044485A"/>
    <w:rsid w:val="00454063"/>
    <w:rsid w:val="00477D19"/>
    <w:rsid w:val="0048492D"/>
    <w:rsid w:val="00496145"/>
    <w:rsid w:val="004A0D54"/>
    <w:rsid w:val="004A3E0B"/>
    <w:rsid w:val="004E3420"/>
    <w:rsid w:val="004F14D1"/>
    <w:rsid w:val="004F1600"/>
    <w:rsid w:val="004F6ABC"/>
    <w:rsid w:val="0050748B"/>
    <w:rsid w:val="0051186B"/>
    <w:rsid w:val="00516AC0"/>
    <w:rsid w:val="00533D29"/>
    <w:rsid w:val="00541C52"/>
    <w:rsid w:val="005470A1"/>
    <w:rsid w:val="00564676"/>
    <w:rsid w:val="00571FAC"/>
    <w:rsid w:val="0058038C"/>
    <w:rsid w:val="005874B0"/>
    <w:rsid w:val="00591E7F"/>
    <w:rsid w:val="005A6983"/>
    <w:rsid w:val="005A7071"/>
    <w:rsid w:val="005B1B0B"/>
    <w:rsid w:val="005B1E22"/>
    <w:rsid w:val="005D62AC"/>
    <w:rsid w:val="005D6859"/>
    <w:rsid w:val="005D7687"/>
    <w:rsid w:val="005E2C2D"/>
    <w:rsid w:val="005E61A4"/>
    <w:rsid w:val="005F03F3"/>
    <w:rsid w:val="005F42DD"/>
    <w:rsid w:val="00620B7C"/>
    <w:rsid w:val="00623AF7"/>
    <w:rsid w:val="00624F4E"/>
    <w:rsid w:val="0063504C"/>
    <w:rsid w:val="0064755C"/>
    <w:rsid w:val="00683CA6"/>
    <w:rsid w:val="006944E8"/>
    <w:rsid w:val="006A0B63"/>
    <w:rsid w:val="006A7B6D"/>
    <w:rsid w:val="006B7F72"/>
    <w:rsid w:val="006C5BA1"/>
    <w:rsid w:val="006E01A2"/>
    <w:rsid w:val="006E792A"/>
    <w:rsid w:val="006F10BA"/>
    <w:rsid w:val="006F5607"/>
    <w:rsid w:val="007062E9"/>
    <w:rsid w:val="007066A0"/>
    <w:rsid w:val="007206D1"/>
    <w:rsid w:val="00724A76"/>
    <w:rsid w:val="007266D2"/>
    <w:rsid w:val="0073087A"/>
    <w:rsid w:val="007429F7"/>
    <w:rsid w:val="00747A17"/>
    <w:rsid w:val="00765529"/>
    <w:rsid w:val="007773DE"/>
    <w:rsid w:val="00791162"/>
    <w:rsid w:val="007A660B"/>
    <w:rsid w:val="007B04A9"/>
    <w:rsid w:val="007B1812"/>
    <w:rsid w:val="007D1A9C"/>
    <w:rsid w:val="007D3B17"/>
    <w:rsid w:val="007D4CBF"/>
    <w:rsid w:val="007E0CA0"/>
    <w:rsid w:val="007E1A9C"/>
    <w:rsid w:val="007E3147"/>
    <w:rsid w:val="007E797F"/>
    <w:rsid w:val="007F2768"/>
    <w:rsid w:val="007F2C8B"/>
    <w:rsid w:val="007F3B12"/>
    <w:rsid w:val="007F4189"/>
    <w:rsid w:val="008032AB"/>
    <w:rsid w:val="00806823"/>
    <w:rsid w:val="00823624"/>
    <w:rsid w:val="00835A6B"/>
    <w:rsid w:val="00840516"/>
    <w:rsid w:val="00844FA5"/>
    <w:rsid w:val="00863C9D"/>
    <w:rsid w:val="008841EA"/>
    <w:rsid w:val="0088617C"/>
    <w:rsid w:val="008911F9"/>
    <w:rsid w:val="00896CD9"/>
    <w:rsid w:val="008A031B"/>
    <w:rsid w:val="008A1C10"/>
    <w:rsid w:val="008B0111"/>
    <w:rsid w:val="008B4B03"/>
    <w:rsid w:val="008B545C"/>
    <w:rsid w:val="008C3E75"/>
    <w:rsid w:val="008D25B6"/>
    <w:rsid w:val="008D29A3"/>
    <w:rsid w:val="008D59EA"/>
    <w:rsid w:val="008E5254"/>
    <w:rsid w:val="008E6C10"/>
    <w:rsid w:val="008F2148"/>
    <w:rsid w:val="00903661"/>
    <w:rsid w:val="00904CA6"/>
    <w:rsid w:val="00914508"/>
    <w:rsid w:val="00922F6C"/>
    <w:rsid w:val="00936539"/>
    <w:rsid w:val="00936C7C"/>
    <w:rsid w:val="00937ADA"/>
    <w:rsid w:val="009504BA"/>
    <w:rsid w:val="009666AC"/>
    <w:rsid w:val="00966779"/>
    <w:rsid w:val="00972234"/>
    <w:rsid w:val="009735B1"/>
    <w:rsid w:val="00980649"/>
    <w:rsid w:val="00992FB1"/>
    <w:rsid w:val="00994D5A"/>
    <w:rsid w:val="00996B26"/>
    <w:rsid w:val="009A532E"/>
    <w:rsid w:val="009A7F6A"/>
    <w:rsid w:val="009B2164"/>
    <w:rsid w:val="009D1A7C"/>
    <w:rsid w:val="009E0DCA"/>
    <w:rsid w:val="009E539F"/>
    <w:rsid w:val="009F10C6"/>
    <w:rsid w:val="009F1D96"/>
    <w:rsid w:val="00A04B9E"/>
    <w:rsid w:val="00A207F9"/>
    <w:rsid w:val="00A2615B"/>
    <w:rsid w:val="00A316D4"/>
    <w:rsid w:val="00A33E0E"/>
    <w:rsid w:val="00A45E1A"/>
    <w:rsid w:val="00A461DE"/>
    <w:rsid w:val="00A62C0C"/>
    <w:rsid w:val="00A6402E"/>
    <w:rsid w:val="00A73544"/>
    <w:rsid w:val="00A8592F"/>
    <w:rsid w:val="00A94AA7"/>
    <w:rsid w:val="00A96936"/>
    <w:rsid w:val="00AA2405"/>
    <w:rsid w:val="00AA37D7"/>
    <w:rsid w:val="00AB6760"/>
    <w:rsid w:val="00AC23BA"/>
    <w:rsid w:val="00AC2F71"/>
    <w:rsid w:val="00AC3260"/>
    <w:rsid w:val="00AD064F"/>
    <w:rsid w:val="00AD133E"/>
    <w:rsid w:val="00AD6966"/>
    <w:rsid w:val="00AE3F29"/>
    <w:rsid w:val="00AE4FEB"/>
    <w:rsid w:val="00AE56AF"/>
    <w:rsid w:val="00B02001"/>
    <w:rsid w:val="00B024C7"/>
    <w:rsid w:val="00B1276E"/>
    <w:rsid w:val="00B1785D"/>
    <w:rsid w:val="00B31E41"/>
    <w:rsid w:val="00B440F8"/>
    <w:rsid w:val="00B53943"/>
    <w:rsid w:val="00B562BE"/>
    <w:rsid w:val="00B62C19"/>
    <w:rsid w:val="00B63E55"/>
    <w:rsid w:val="00B67A24"/>
    <w:rsid w:val="00B833C6"/>
    <w:rsid w:val="00BA2770"/>
    <w:rsid w:val="00BA2C6A"/>
    <w:rsid w:val="00BA39CD"/>
    <w:rsid w:val="00BA52B5"/>
    <w:rsid w:val="00BD33F4"/>
    <w:rsid w:val="00BE351A"/>
    <w:rsid w:val="00BE4252"/>
    <w:rsid w:val="00BF5517"/>
    <w:rsid w:val="00BF59ED"/>
    <w:rsid w:val="00BF6A6D"/>
    <w:rsid w:val="00BF6D06"/>
    <w:rsid w:val="00C02ACA"/>
    <w:rsid w:val="00C044C0"/>
    <w:rsid w:val="00C07C92"/>
    <w:rsid w:val="00C12DE5"/>
    <w:rsid w:val="00C258FA"/>
    <w:rsid w:val="00C25ECB"/>
    <w:rsid w:val="00C315CC"/>
    <w:rsid w:val="00C3458F"/>
    <w:rsid w:val="00C3619D"/>
    <w:rsid w:val="00C43459"/>
    <w:rsid w:val="00C46963"/>
    <w:rsid w:val="00C56A15"/>
    <w:rsid w:val="00C858D6"/>
    <w:rsid w:val="00C946EE"/>
    <w:rsid w:val="00C97645"/>
    <w:rsid w:val="00CC3E91"/>
    <w:rsid w:val="00CC6FEF"/>
    <w:rsid w:val="00CC721D"/>
    <w:rsid w:val="00CE23B1"/>
    <w:rsid w:val="00CE56BC"/>
    <w:rsid w:val="00CF173D"/>
    <w:rsid w:val="00CF7EAA"/>
    <w:rsid w:val="00D047A8"/>
    <w:rsid w:val="00D05438"/>
    <w:rsid w:val="00D07C0E"/>
    <w:rsid w:val="00D20F2A"/>
    <w:rsid w:val="00D33ABF"/>
    <w:rsid w:val="00D534FA"/>
    <w:rsid w:val="00D549BF"/>
    <w:rsid w:val="00D944DA"/>
    <w:rsid w:val="00DA0876"/>
    <w:rsid w:val="00DA31A7"/>
    <w:rsid w:val="00DA4FCC"/>
    <w:rsid w:val="00DB04C7"/>
    <w:rsid w:val="00DC3F1F"/>
    <w:rsid w:val="00DF5EE2"/>
    <w:rsid w:val="00E13634"/>
    <w:rsid w:val="00E15F1E"/>
    <w:rsid w:val="00E3711A"/>
    <w:rsid w:val="00E505A6"/>
    <w:rsid w:val="00E5290A"/>
    <w:rsid w:val="00E64355"/>
    <w:rsid w:val="00E76D3C"/>
    <w:rsid w:val="00E910B9"/>
    <w:rsid w:val="00EA34E4"/>
    <w:rsid w:val="00EB3556"/>
    <w:rsid w:val="00EB5564"/>
    <w:rsid w:val="00EC3BF1"/>
    <w:rsid w:val="00EC765D"/>
    <w:rsid w:val="00ED10A6"/>
    <w:rsid w:val="00ED39F6"/>
    <w:rsid w:val="00EF0E28"/>
    <w:rsid w:val="00EF3965"/>
    <w:rsid w:val="00EF536C"/>
    <w:rsid w:val="00EF53E7"/>
    <w:rsid w:val="00EF6F02"/>
    <w:rsid w:val="00F0180A"/>
    <w:rsid w:val="00F063AA"/>
    <w:rsid w:val="00F07621"/>
    <w:rsid w:val="00F07C5C"/>
    <w:rsid w:val="00F17D8B"/>
    <w:rsid w:val="00F273F3"/>
    <w:rsid w:val="00F314E1"/>
    <w:rsid w:val="00F35440"/>
    <w:rsid w:val="00F40794"/>
    <w:rsid w:val="00F45A05"/>
    <w:rsid w:val="00F54C24"/>
    <w:rsid w:val="00F56E5F"/>
    <w:rsid w:val="00F64A48"/>
    <w:rsid w:val="00FA160D"/>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s>
</file>

<file path=word/webSettings.xml><?xml version="1.0" encoding="utf-8"?>
<w:webSettings xmlns:r="http://schemas.openxmlformats.org/officeDocument/2006/relationships" xmlns:w="http://schemas.openxmlformats.org/wordprocessingml/2006/main">
  <w:divs>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www.ingentaconnect.com/content/els/00298018;jsessionid=3ldc1bvjg94j9.alic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hyperlink" Target="http://www.noaa.go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polar.ncep.noaa.gov/mmab/papers/tn276/MMAB_276.pdf"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header" Target="header3.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www.ingentaconnect.com/content/els;jsessionid=3ldc1bvjg94j9.alice" TargetMode="Externa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www.bioone.org/servlet/linkout?suffix=i1551-5036-25-3-539-b37&amp;dbid=4&amp;doi=10.2112%2F07-0958.1&amp;key=10.2112%2F04-0397R.1"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6.xml"/></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17"/>
          <c:y val="4.1025414601312461E-2"/>
        </c:manualLayout>
      </c:layout>
    </c:title>
    <c:plotArea>
      <c:layout>
        <c:manualLayout>
          <c:layoutTarget val="inner"/>
          <c:xMode val="edge"/>
          <c:yMode val="edge"/>
          <c:x val="8.3882319066528904E-2"/>
          <c:y val="0.19999575643683509"/>
          <c:w val="0.83251228801875388"/>
          <c:h val="0.63170506609430477"/>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118869376"/>
        <c:axId val="109716608"/>
      </c:scatterChart>
      <c:valAx>
        <c:axId val="118869376"/>
        <c:scaling>
          <c:orientation val="minMax"/>
        </c:scaling>
        <c:axPos val="b"/>
        <c:numFmt formatCode="General" sourceLinked="1"/>
        <c:tickLblPos val="nextTo"/>
        <c:txPr>
          <a:bodyPr/>
          <a:lstStyle/>
          <a:p>
            <a:pPr>
              <a:defRPr lang="es-AR"/>
            </a:pPr>
            <a:endParaRPr lang="es-ES"/>
          </a:p>
        </c:txPr>
        <c:crossAx val="109716608"/>
        <c:crosses val="autoZero"/>
        <c:crossBetween val="midCat"/>
      </c:valAx>
      <c:valAx>
        <c:axId val="109716608"/>
        <c:scaling>
          <c:orientation val="minMax"/>
        </c:scaling>
        <c:axPos val="l"/>
        <c:numFmt formatCode="General" sourceLinked="1"/>
        <c:tickLblPos val="nextTo"/>
        <c:txPr>
          <a:bodyPr/>
          <a:lstStyle/>
          <a:p>
            <a:pPr>
              <a:defRPr lang="es-AR"/>
            </a:pPr>
            <a:endParaRPr lang="es-ES"/>
          </a:p>
        </c:txPr>
        <c:crossAx val="118869376"/>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31AC9-D22C-4EB0-B56A-12F8BAEC5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63</Pages>
  <Words>20761</Words>
  <Characters>114186</Characters>
  <Application>Microsoft Office Word</Application>
  <DocSecurity>0</DocSecurity>
  <Lines>951</Lines>
  <Paragraphs>269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134678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115</cp:revision>
  <dcterms:created xsi:type="dcterms:W3CDTF">2009-07-06T18:14:00Z</dcterms:created>
  <dcterms:modified xsi:type="dcterms:W3CDTF">2010-03-30T15:44:00Z</dcterms:modified>
</cp:coreProperties>
</file>