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673060" w:rsidRPr="00673060" w:rsidRDefault="007C6628">
      <w:pPr>
        <w:pStyle w:val="TDC1"/>
        <w:tabs>
          <w:tab w:val="right" w:leader="dot" w:pos="8828"/>
        </w:tabs>
        <w:rPr>
          <w:rFonts w:eastAsiaTheme="minorEastAsia" w:cstheme="minorBidi"/>
          <w:b w:val="0"/>
          <w:bCs w:val="0"/>
          <w:caps w:val="0"/>
          <w:noProof/>
          <w:sz w:val="22"/>
          <w:szCs w:val="22"/>
          <w:lang w:val="es-ES"/>
        </w:rPr>
      </w:pPr>
      <w:r w:rsidRPr="00673060">
        <w:rPr>
          <w:b w:val="0"/>
          <w:bCs w:val="0"/>
          <w:caps w:val="0"/>
          <w:sz w:val="28"/>
          <w:szCs w:val="28"/>
          <w:lang w:val="es-ES_tradnl"/>
        </w:rPr>
        <w:fldChar w:fldCharType="begin"/>
      </w:r>
      <w:r w:rsidR="007E797F" w:rsidRPr="00673060">
        <w:rPr>
          <w:b w:val="0"/>
          <w:bCs w:val="0"/>
          <w:caps w:val="0"/>
          <w:sz w:val="28"/>
          <w:szCs w:val="28"/>
          <w:lang w:val="es-ES_tradnl"/>
        </w:rPr>
        <w:instrText xml:space="preserve"> TOC \o "1-3" \h \z \u </w:instrText>
      </w:r>
      <w:r w:rsidRPr="00673060">
        <w:rPr>
          <w:b w:val="0"/>
          <w:bCs w:val="0"/>
          <w:caps w:val="0"/>
          <w:sz w:val="28"/>
          <w:szCs w:val="28"/>
          <w:lang w:val="es-ES_tradnl"/>
        </w:rPr>
        <w:fldChar w:fldCharType="separate"/>
      </w:r>
      <w:hyperlink w:anchor="_Toc262036333" w:history="1">
        <w:r w:rsidR="00673060" w:rsidRPr="00673060">
          <w:rPr>
            <w:rStyle w:val="Hipervnculo"/>
            <w:b w:val="0"/>
            <w:noProof/>
            <w:lang w:val="es-ES_tradnl" w:eastAsia="en-US"/>
          </w:rPr>
          <w:t>Capítulo 1 - Introducción</w:t>
        </w:r>
        <w:r w:rsidR="00673060" w:rsidRPr="00673060">
          <w:rPr>
            <w:b w:val="0"/>
            <w:noProof/>
            <w:webHidden/>
          </w:rPr>
          <w:tab/>
        </w:r>
        <w:r w:rsidR="00673060" w:rsidRPr="00673060">
          <w:rPr>
            <w:b w:val="0"/>
            <w:noProof/>
            <w:webHidden/>
          </w:rPr>
          <w:fldChar w:fldCharType="begin"/>
        </w:r>
        <w:r w:rsidR="00673060" w:rsidRPr="00673060">
          <w:rPr>
            <w:b w:val="0"/>
            <w:noProof/>
            <w:webHidden/>
          </w:rPr>
          <w:instrText xml:space="preserve"> PAGEREF _Toc262036333 \h </w:instrText>
        </w:r>
        <w:r w:rsidR="00673060" w:rsidRPr="00673060">
          <w:rPr>
            <w:b w:val="0"/>
            <w:noProof/>
            <w:webHidden/>
          </w:rPr>
        </w:r>
        <w:r w:rsidR="00673060" w:rsidRPr="00673060">
          <w:rPr>
            <w:b w:val="0"/>
            <w:noProof/>
            <w:webHidden/>
          </w:rPr>
          <w:fldChar w:fldCharType="separate"/>
        </w:r>
        <w:r w:rsidR="00673060" w:rsidRPr="00673060">
          <w:rPr>
            <w:b w:val="0"/>
            <w:noProof/>
            <w:webHidden/>
          </w:rPr>
          <w:t>7</w:t>
        </w:r>
        <w:r w:rsidR="00673060" w:rsidRPr="00673060">
          <w:rPr>
            <w:b w:val="0"/>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34" w:history="1">
        <w:r w:rsidRPr="00673060">
          <w:rPr>
            <w:rStyle w:val="Hipervnculo"/>
            <w:noProof/>
            <w:lang w:val="es-ES_tradnl" w:eastAsia="en-US"/>
          </w:rPr>
          <w:t>1.1 Análisis de regresión con técnicas de aprendizaje supervisado</w:t>
        </w:r>
        <w:r w:rsidRPr="00673060">
          <w:rPr>
            <w:noProof/>
            <w:webHidden/>
          </w:rPr>
          <w:tab/>
        </w:r>
        <w:r w:rsidRPr="00673060">
          <w:rPr>
            <w:noProof/>
            <w:webHidden/>
          </w:rPr>
          <w:fldChar w:fldCharType="begin"/>
        </w:r>
        <w:r w:rsidRPr="00673060">
          <w:rPr>
            <w:noProof/>
            <w:webHidden/>
          </w:rPr>
          <w:instrText xml:space="preserve"> PAGEREF _Toc262036334 \h </w:instrText>
        </w:r>
        <w:r w:rsidRPr="00673060">
          <w:rPr>
            <w:noProof/>
            <w:webHidden/>
          </w:rPr>
        </w:r>
        <w:r w:rsidRPr="00673060">
          <w:rPr>
            <w:noProof/>
            <w:webHidden/>
          </w:rPr>
          <w:fldChar w:fldCharType="separate"/>
        </w:r>
        <w:r w:rsidRPr="00673060">
          <w:rPr>
            <w:noProof/>
            <w:webHidden/>
          </w:rPr>
          <w:t>7</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35" w:history="1">
        <w:r w:rsidRPr="00673060">
          <w:rPr>
            <w:rStyle w:val="Hipervnculo"/>
            <w:noProof/>
            <w:lang w:val="es-ES_tradnl" w:eastAsia="en-US"/>
          </w:rPr>
          <w:t>1.2 Caso de estudio</w:t>
        </w:r>
        <w:r w:rsidRPr="00673060">
          <w:rPr>
            <w:noProof/>
            <w:webHidden/>
          </w:rPr>
          <w:tab/>
        </w:r>
        <w:r w:rsidRPr="00673060">
          <w:rPr>
            <w:noProof/>
            <w:webHidden/>
          </w:rPr>
          <w:fldChar w:fldCharType="begin"/>
        </w:r>
        <w:r w:rsidRPr="00673060">
          <w:rPr>
            <w:noProof/>
            <w:webHidden/>
          </w:rPr>
          <w:instrText xml:space="preserve"> PAGEREF _Toc262036335 \h </w:instrText>
        </w:r>
        <w:r w:rsidRPr="00673060">
          <w:rPr>
            <w:noProof/>
            <w:webHidden/>
          </w:rPr>
        </w:r>
        <w:r w:rsidRPr="00673060">
          <w:rPr>
            <w:noProof/>
            <w:webHidden/>
          </w:rPr>
          <w:fldChar w:fldCharType="separate"/>
        </w:r>
        <w:r w:rsidRPr="00673060">
          <w:rPr>
            <w:noProof/>
            <w:webHidden/>
          </w:rPr>
          <w:t>8</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36" w:history="1">
        <w:r w:rsidRPr="00673060">
          <w:rPr>
            <w:rStyle w:val="Hipervnculo"/>
            <w:noProof/>
            <w:lang w:val="es-ES_tradnl" w:eastAsia="en-US"/>
          </w:rPr>
          <w:t>1.3 Trabajos relacionados</w:t>
        </w:r>
        <w:r w:rsidRPr="00673060">
          <w:rPr>
            <w:noProof/>
            <w:webHidden/>
          </w:rPr>
          <w:tab/>
        </w:r>
        <w:r w:rsidRPr="00673060">
          <w:rPr>
            <w:noProof/>
            <w:webHidden/>
          </w:rPr>
          <w:fldChar w:fldCharType="begin"/>
        </w:r>
        <w:r w:rsidRPr="00673060">
          <w:rPr>
            <w:noProof/>
            <w:webHidden/>
          </w:rPr>
          <w:instrText xml:space="preserve"> PAGEREF _Toc262036336 \h </w:instrText>
        </w:r>
        <w:r w:rsidRPr="00673060">
          <w:rPr>
            <w:noProof/>
            <w:webHidden/>
          </w:rPr>
        </w:r>
        <w:r w:rsidRPr="00673060">
          <w:rPr>
            <w:noProof/>
            <w:webHidden/>
          </w:rPr>
          <w:fldChar w:fldCharType="separate"/>
        </w:r>
        <w:r w:rsidRPr="00673060">
          <w:rPr>
            <w:noProof/>
            <w:webHidden/>
          </w:rPr>
          <w:t>9</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37" w:history="1">
        <w:r w:rsidRPr="00673060">
          <w:rPr>
            <w:rStyle w:val="Hipervnculo"/>
            <w:noProof/>
            <w:lang w:val="es-ES_tradnl" w:eastAsia="en-US"/>
          </w:rPr>
          <w:t>1.4 Trabajo realizado</w:t>
        </w:r>
        <w:r w:rsidRPr="00673060">
          <w:rPr>
            <w:noProof/>
            <w:webHidden/>
          </w:rPr>
          <w:tab/>
        </w:r>
        <w:r w:rsidRPr="00673060">
          <w:rPr>
            <w:noProof/>
            <w:webHidden/>
          </w:rPr>
          <w:fldChar w:fldCharType="begin"/>
        </w:r>
        <w:r w:rsidRPr="00673060">
          <w:rPr>
            <w:noProof/>
            <w:webHidden/>
          </w:rPr>
          <w:instrText xml:space="preserve"> PAGEREF _Toc262036337 \h </w:instrText>
        </w:r>
        <w:r w:rsidRPr="00673060">
          <w:rPr>
            <w:noProof/>
            <w:webHidden/>
          </w:rPr>
        </w:r>
        <w:r w:rsidRPr="00673060">
          <w:rPr>
            <w:noProof/>
            <w:webHidden/>
          </w:rPr>
          <w:fldChar w:fldCharType="separate"/>
        </w:r>
        <w:r w:rsidRPr="00673060">
          <w:rPr>
            <w:noProof/>
            <w:webHidden/>
          </w:rPr>
          <w:t>9</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38" w:history="1">
        <w:r w:rsidRPr="00673060">
          <w:rPr>
            <w:rStyle w:val="Hipervnculo"/>
            <w:noProof/>
            <w:lang w:val="es-ES_tradnl" w:eastAsia="en-US"/>
          </w:rPr>
          <w:t>1.5 Estructura del trabajo</w:t>
        </w:r>
        <w:r w:rsidRPr="00673060">
          <w:rPr>
            <w:noProof/>
            <w:webHidden/>
          </w:rPr>
          <w:tab/>
        </w:r>
        <w:r w:rsidRPr="00673060">
          <w:rPr>
            <w:noProof/>
            <w:webHidden/>
          </w:rPr>
          <w:fldChar w:fldCharType="begin"/>
        </w:r>
        <w:r w:rsidRPr="00673060">
          <w:rPr>
            <w:noProof/>
            <w:webHidden/>
          </w:rPr>
          <w:instrText xml:space="preserve"> PAGEREF _Toc262036338 \h </w:instrText>
        </w:r>
        <w:r w:rsidRPr="00673060">
          <w:rPr>
            <w:noProof/>
            <w:webHidden/>
          </w:rPr>
        </w:r>
        <w:r w:rsidRPr="00673060">
          <w:rPr>
            <w:noProof/>
            <w:webHidden/>
          </w:rPr>
          <w:fldChar w:fldCharType="separate"/>
        </w:r>
        <w:r w:rsidRPr="00673060">
          <w:rPr>
            <w:noProof/>
            <w:webHidden/>
          </w:rPr>
          <w:t>12</w:t>
        </w:r>
        <w:r w:rsidRPr="00673060">
          <w:rPr>
            <w:noProof/>
            <w:webHidden/>
          </w:rPr>
          <w:fldChar w:fldCharType="end"/>
        </w:r>
      </w:hyperlink>
    </w:p>
    <w:p w:rsidR="00673060" w:rsidRPr="00673060" w:rsidRDefault="00673060">
      <w:pPr>
        <w:pStyle w:val="TDC1"/>
        <w:tabs>
          <w:tab w:val="right" w:leader="dot" w:pos="8828"/>
        </w:tabs>
        <w:rPr>
          <w:rFonts w:eastAsiaTheme="minorEastAsia" w:cstheme="minorBidi"/>
          <w:b w:val="0"/>
          <w:bCs w:val="0"/>
          <w:caps w:val="0"/>
          <w:noProof/>
          <w:sz w:val="22"/>
          <w:szCs w:val="22"/>
          <w:lang w:val="es-ES"/>
        </w:rPr>
      </w:pPr>
      <w:hyperlink w:anchor="_Toc262036339" w:history="1">
        <w:r w:rsidRPr="00673060">
          <w:rPr>
            <w:rStyle w:val="Hipervnculo"/>
            <w:b w:val="0"/>
            <w:noProof/>
          </w:rPr>
          <w:t>Capitulo 2 - Estado del arte</w:t>
        </w:r>
        <w:r w:rsidRPr="00673060">
          <w:rPr>
            <w:b w:val="0"/>
            <w:noProof/>
            <w:webHidden/>
          </w:rPr>
          <w:tab/>
        </w:r>
        <w:r w:rsidRPr="00673060">
          <w:rPr>
            <w:b w:val="0"/>
            <w:noProof/>
            <w:webHidden/>
          </w:rPr>
          <w:fldChar w:fldCharType="begin"/>
        </w:r>
        <w:r w:rsidRPr="00673060">
          <w:rPr>
            <w:b w:val="0"/>
            <w:noProof/>
            <w:webHidden/>
          </w:rPr>
          <w:instrText xml:space="preserve"> PAGEREF _Toc262036339 \h </w:instrText>
        </w:r>
        <w:r w:rsidRPr="00673060">
          <w:rPr>
            <w:b w:val="0"/>
            <w:noProof/>
            <w:webHidden/>
          </w:rPr>
        </w:r>
        <w:r w:rsidRPr="00673060">
          <w:rPr>
            <w:b w:val="0"/>
            <w:noProof/>
            <w:webHidden/>
          </w:rPr>
          <w:fldChar w:fldCharType="separate"/>
        </w:r>
        <w:r w:rsidRPr="00673060">
          <w:rPr>
            <w:b w:val="0"/>
            <w:noProof/>
            <w:webHidden/>
          </w:rPr>
          <w:t>14</w:t>
        </w:r>
        <w:r w:rsidRPr="00673060">
          <w:rPr>
            <w:b w:val="0"/>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40" w:history="1">
        <w:r w:rsidRPr="00673060">
          <w:rPr>
            <w:rStyle w:val="Hipervnculo"/>
            <w:noProof/>
          </w:rPr>
          <w:t>2.1 Aprendizaje supervisado</w:t>
        </w:r>
        <w:r w:rsidRPr="00673060">
          <w:rPr>
            <w:noProof/>
            <w:webHidden/>
          </w:rPr>
          <w:tab/>
        </w:r>
        <w:r w:rsidRPr="00673060">
          <w:rPr>
            <w:noProof/>
            <w:webHidden/>
          </w:rPr>
          <w:fldChar w:fldCharType="begin"/>
        </w:r>
        <w:r w:rsidRPr="00673060">
          <w:rPr>
            <w:noProof/>
            <w:webHidden/>
          </w:rPr>
          <w:instrText xml:space="preserve"> PAGEREF _Toc262036340 \h </w:instrText>
        </w:r>
        <w:r w:rsidRPr="00673060">
          <w:rPr>
            <w:noProof/>
            <w:webHidden/>
          </w:rPr>
        </w:r>
        <w:r w:rsidRPr="00673060">
          <w:rPr>
            <w:noProof/>
            <w:webHidden/>
          </w:rPr>
          <w:fldChar w:fldCharType="separate"/>
        </w:r>
        <w:r w:rsidRPr="00673060">
          <w:rPr>
            <w:noProof/>
            <w:webHidden/>
          </w:rPr>
          <w:t>14</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41" w:history="1">
        <w:r w:rsidRPr="00673060">
          <w:rPr>
            <w:rStyle w:val="Hipervnculo"/>
            <w:noProof/>
          </w:rPr>
          <w:t>2.2.1 Regresión Lineal Simple</w:t>
        </w:r>
        <w:r w:rsidRPr="00673060">
          <w:rPr>
            <w:noProof/>
            <w:webHidden/>
          </w:rPr>
          <w:tab/>
        </w:r>
        <w:r w:rsidRPr="00673060">
          <w:rPr>
            <w:noProof/>
            <w:webHidden/>
          </w:rPr>
          <w:fldChar w:fldCharType="begin"/>
        </w:r>
        <w:r w:rsidRPr="00673060">
          <w:rPr>
            <w:noProof/>
            <w:webHidden/>
          </w:rPr>
          <w:instrText xml:space="preserve"> PAGEREF _Toc262036341 \h </w:instrText>
        </w:r>
        <w:r w:rsidRPr="00673060">
          <w:rPr>
            <w:noProof/>
            <w:webHidden/>
          </w:rPr>
        </w:r>
        <w:r w:rsidRPr="00673060">
          <w:rPr>
            <w:noProof/>
            <w:webHidden/>
          </w:rPr>
          <w:fldChar w:fldCharType="separate"/>
        </w:r>
        <w:r w:rsidRPr="00673060">
          <w:rPr>
            <w:noProof/>
            <w:webHidden/>
          </w:rPr>
          <w:t>16</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42" w:history="1">
        <w:r w:rsidRPr="00673060">
          <w:rPr>
            <w:rStyle w:val="Hipervnculo"/>
            <w:noProof/>
          </w:rPr>
          <w:t>2.2.2 Redes neurales para regresión</w:t>
        </w:r>
        <w:r w:rsidRPr="00673060">
          <w:rPr>
            <w:noProof/>
            <w:webHidden/>
          </w:rPr>
          <w:tab/>
        </w:r>
        <w:r w:rsidRPr="00673060">
          <w:rPr>
            <w:noProof/>
            <w:webHidden/>
          </w:rPr>
          <w:fldChar w:fldCharType="begin"/>
        </w:r>
        <w:r w:rsidRPr="00673060">
          <w:rPr>
            <w:noProof/>
            <w:webHidden/>
          </w:rPr>
          <w:instrText xml:space="preserve"> PAGEREF _Toc262036342 \h </w:instrText>
        </w:r>
        <w:r w:rsidRPr="00673060">
          <w:rPr>
            <w:noProof/>
            <w:webHidden/>
          </w:rPr>
        </w:r>
        <w:r w:rsidRPr="00673060">
          <w:rPr>
            <w:noProof/>
            <w:webHidden/>
          </w:rPr>
          <w:fldChar w:fldCharType="separate"/>
        </w:r>
        <w:r w:rsidRPr="00673060">
          <w:rPr>
            <w:noProof/>
            <w:webHidden/>
          </w:rPr>
          <w:t>18</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43" w:history="1">
        <w:r w:rsidRPr="00673060">
          <w:rPr>
            <w:rStyle w:val="Hipervnculo"/>
            <w:noProof/>
          </w:rPr>
          <w:t>2.2.3 Árboles modelos y de regresión</w:t>
        </w:r>
        <w:r w:rsidRPr="00673060">
          <w:rPr>
            <w:noProof/>
            <w:webHidden/>
          </w:rPr>
          <w:tab/>
        </w:r>
        <w:r w:rsidRPr="00673060">
          <w:rPr>
            <w:noProof/>
            <w:webHidden/>
          </w:rPr>
          <w:fldChar w:fldCharType="begin"/>
        </w:r>
        <w:r w:rsidRPr="00673060">
          <w:rPr>
            <w:noProof/>
            <w:webHidden/>
          </w:rPr>
          <w:instrText xml:space="preserve"> PAGEREF _Toc262036343 \h </w:instrText>
        </w:r>
        <w:r w:rsidRPr="00673060">
          <w:rPr>
            <w:noProof/>
            <w:webHidden/>
          </w:rPr>
        </w:r>
        <w:r w:rsidRPr="00673060">
          <w:rPr>
            <w:noProof/>
            <w:webHidden/>
          </w:rPr>
          <w:fldChar w:fldCharType="separate"/>
        </w:r>
        <w:r w:rsidRPr="00673060">
          <w:rPr>
            <w:noProof/>
            <w:webHidden/>
          </w:rPr>
          <w:t>21</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44" w:history="1">
        <w:r w:rsidRPr="00673060">
          <w:rPr>
            <w:rStyle w:val="Hipervnculo"/>
            <w:noProof/>
          </w:rPr>
          <w:t>2.2.4 Maquinas de Soporte Vectorial para regresión</w:t>
        </w:r>
        <w:r w:rsidRPr="00673060">
          <w:rPr>
            <w:noProof/>
            <w:webHidden/>
          </w:rPr>
          <w:tab/>
        </w:r>
        <w:r w:rsidRPr="00673060">
          <w:rPr>
            <w:noProof/>
            <w:webHidden/>
          </w:rPr>
          <w:fldChar w:fldCharType="begin"/>
        </w:r>
        <w:r w:rsidRPr="00673060">
          <w:rPr>
            <w:noProof/>
            <w:webHidden/>
          </w:rPr>
          <w:instrText xml:space="preserve"> PAGEREF _Toc262036344 \h </w:instrText>
        </w:r>
        <w:r w:rsidRPr="00673060">
          <w:rPr>
            <w:noProof/>
            <w:webHidden/>
          </w:rPr>
        </w:r>
        <w:r w:rsidRPr="00673060">
          <w:rPr>
            <w:noProof/>
            <w:webHidden/>
          </w:rPr>
          <w:fldChar w:fldCharType="separate"/>
        </w:r>
        <w:r w:rsidRPr="00673060">
          <w:rPr>
            <w:noProof/>
            <w:webHidden/>
          </w:rPr>
          <w:t>23</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45" w:history="1">
        <w:r w:rsidRPr="00673060">
          <w:rPr>
            <w:rStyle w:val="Hipervnculo"/>
            <w:noProof/>
          </w:rPr>
          <w:t>2.3 Problema de predicción de oleaje</w:t>
        </w:r>
        <w:r w:rsidRPr="00673060">
          <w:rPr>
            <w:noProof/>
            <w:webHidden/>
          </w:rPr>
          <w:tab/>
        </w:r>
        <w:r w:rsidRPr="00673060">
          <w:rPr>
            <w:noProof/>
            <w:webHidden/>
          </w:rPr>
          <w:fldChar w:fldCharType="begin"/>
        </w:r>
        <w:r w:rsidRPr="00673060">
          <w:rPr>
            <w:noProof/>
            <w:webHidden/>
          </w:rPr>
          <w:instrText xml:space="preserve"> PAGEREF _Toc262036345 \h </w:instrText>
        </w:r>
        <w:r w:rsidRPr="00673060">
          <w:rPr>
            <w:noProof/>
            <w:webHidden/>
          </w:rPr>
        </w:r>
        <w:r w:rsidRPr="00673060">
          <w:rPr>
            <w:noProof/>
            <w:webHidden/>
          </w:rPr>
          <w:fldChar w:fldCharType="separate"/>
        </w:r>
        <w:r w:rsidRPr="00673060">
          <w:rPr>
            <w:noProof/>
            <w:webHidden/>
          </w:rPr>
          <w:t>25</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46" w:history="1">
        <w:r w:rsidRPr="00673060">
          <w:rPr>
            <w:rStyle w:val="Hipervnculo"/>
            <w:noProof/>
          </w:rPr>
          <w:t>2.4 Trabajos relacionados a la predicción de oleaje</w:t>
        </w:r>
        <w:r w:rsidRPr="00673060">
          <w:rPr>
            <w:noProof/>
            <w:webHidden/>
          </w:rPr>
          <w:tab/>
        </w:r>
        <w:r w:rsidRPr="00673060">
          <w:rPr>
            <w:noProof/>
            <w:webHidden/>
          </w:rPr>
          <w:fldChar w:fldCharType="begin"/>
        </w:r>
        <w:r w:rsidRPr="00673060">
          <w:rPr>
            <w:noProof/>
            <w:webHidden/>
          </w:rPr>
          <w:instrText xml:space="preserve"> PAGEREF _Toc262036346 \h </w:instrText>
        </w:r>
        <w:r w:rsidRPr="00673060">
          <w:rPr>
            <w:noProof/>
            <w:webHidden/>
          </w:rPr>
        </w:r>
        <w:r w:rsidRPr="00673060">
          <w:rPr>
            <w:noProof/>
            <w:webHidden/>
          </w:rPr>
          <w:fldChar w:fldCharType="separate"/>
        </w:r>
        <w:r w:rsidRPr="00673060">
          <w:rPr>
            <w:noProof/>
            <w:webHidden/>
          </w:rPr>
          <w:t>27</w:t>
        </w:r>
        <w:r w:rsidRPr="00673060">
          <w:rPr>
            <w:noProof/>
            <w:webHidden/>
          </w:rPr>
          <w:fldChar w:fldCharType="end"/>
        </w:r>
      </w:hyperlink>
    </w:p>
    <w:p w:rsidR="00673060" w:rsidRPr="00673060" w:rsidRDefault="00673060">
      <w:pPr>
        <w:pStyle w:val="TDC1"/>
        <w:tabs>
          <w:tab w:val="right" w:leader="dot" w:pos="8828"/>
        </w:tabs>
        <w:rPr>
          <w:rFonts w:eastAsiaTheme="minorEastAsia" w:cstheme="minorBidi"/>
          <w:b w:val="0"/>
          <w:bCs w:val="0"/>
          <w:caps w:val="0"/>
          <w:noProof/>
          <w:sz w:val="22"/>
          <w:szCs w:val="22"/>
          <w:lang w:val="es-ES"/>
        </w:rPr>
      </w:pPr>
      <w:hyperlink w:anchor="_Toc262036347" w:history="1">
        <w:r w:rsidRPr="00673060">
          <w:rPr>
            <w:rStyle w:val="Hipervnculo"/>
            <w:b w:val="0"/>
            <w:noProof/>
            <w:lang w:val="es-ES_tradnl"/>
          </w:rPr>
          <w:t>Capitulo 3 – Datos para predicción de oleaje</w:t>
        </w:r>
        <w:r w:rsidRPr="00673060">
          <w:rPr>
            <w:b w:val="0"/>
            <w:noProof/>
            <w:webHidden/>
          </w:rPr>
          <w:tab/>
        </w:r>
        <w:r w:rsidRPr="00673060">
          <w:rPr>
            <w:b w:val="0"/>
            <w:noProof/>
            <w:webHidden/>
          </w:rPr>
          <w:fldChar w:fldCharType="begin"/>
        </w:r>
        <w:r w:rsidRPr="00673060">
          <w:rPr>
            <w:b w:val="0"/>
            <w:noProof/>
            <w:webHidden/>
          </w:rPr>
          <w:instrText xml:space="preserve"> PAGEREF _Toc262036347 \h </w:instrText>
        </w:r>
        <w:r w:rsidRPr="00673060">
          <w:rPr>
            <w:b w:val="0"/>
            <w:noProof/>
            <w:webHidden/>
          </w:rPr>
        </w:r>
        <w:r w:rsidRPr="00673060">
          <w:rPr>
            <w:b w:val="0"/>
            <w:noProof/>
            <w:webHidden/>
          </w:rPr>
          <w:fldChar w:fldCharType="separate"/>
        </w:r>
        <w:r w:rsidRPr="00673060">
          <w:rPr>
            <w:b w:val="0"/>
            <w:noProof/>
            <w:webHidden/>
          </w:rPr>
          <w:t>29</w:t>
        </w:r>
        <w:r w:rsidRPr="00673060">
          <w:rPr>
            <w:b w:val="0"/>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48" w:history="1">
        <w:r w:rsidRPr="00673060">
          <w:rPr>
            <w:rStyle w:val="Hipervnculo"/>
            <w:noProof/>
            <w:lang w:val="es-ES_tradnl"/>
          </w:rPr>
          <w:t>3.1 Olas – Conceptos generales</w:t>
        </w:r>
        <w:r w:rsidRPr="00673060">
          <w:rPr>
            <w:noProof/>
            <w:webHidden/>
          </w:rPr>
          <w:tab/>
        </w:r>
        <w:r w:rsidRPr="00673060">
          <w:rPr>
            <w:noProof/>
            <w:webHidden/>
          </w:rPr>
          <w:fldChar w:fldCharType="begin"/>
        </w:r>
        <w:r w:rsidRPr="00673060">
          <w:rPr>
            <w:noProof/>
            <w:webHidden/>
          </w:rPr>
          <w:instrText xml:space="preserve"> PAGEREF _Toc262036348 \h </w:instrText>
        </w:r>
        <w:r w:rsidRPr="00673060">
          <w:rPr>
            <w:noProof/>
            <w:webHidden/>
          </w:rPr>
        </w:r>
        <w:r w:rsidRPr="00673060">
          <w:rPr>
            <w:noProof/>
            <w:webHidden/>
          </w:rPr>
          <w:fldChar w:fldCharType="separate"/>
        </w:r>
        <w:r w:rsidRPr="00673060">
          <w:rPr>
            <w:noProof/>
            <w:webHidden/>
          </w:rPr>
          <w:t>29</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49" w:history="1">
        <w:r w:rsidRPr="00673060">
          <w:rPr>
            <w:rStyle w:val="Hipervnculo"/>
            <w:noProof/>
          </w:rPr>
          <w:t>3.2 Observaciones Visuales</w:t>
        </w:r>
        <w:r w:rsidRPr="00673060">
          <w:rPr>
            <w:noProof/>
            <w:webHidden/>
          </w:rPr>
          <w:tab/>
        </w:r>
        <w:r w:rsidRPr="00673060">
          <w:rPr>
            <w:noProof/>
            <w:webHidden/>
          </w:rPr>
          <w:fldChar w:fldCharType="begin"/>
        </w:r>
        <w:r w:rsidRPr="00673060">
          <w:rPr>
            <w:noProof/>
            <w:webHidden/>
          </w:rPr>
          <w:instrText xml:space="preserve"> PAGEREF _Toc262036349 \h </w:instrText>
        </w:r>
        <w:r w:rsidRPr="00673060">
          <w:rPr>
            <w:noProof/>
            <w:webHidden/>
          </w:rPr>
        </w:r>
        <w:r w:rsidRPr="00673060">
          <w:rPr>
            <w:noProof/>
            <w:webHidden/>
          </w:rPr>
          <w:fldChar w:fldCharType="separate"/>
        </w:r>
        <w:r w:rsidRPr="00673060">
          <w:rPr>
            <w:noProof/>
            <w:webHidden/>
          </w:rPr>
          <w:t>31</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50" w:history="1">
        <w:r w:rsidRPr="00673060">
          <w:rPr>
            <w:rStyle w:val="Hipervnculo"/>
            <w:noProof/>
          </w:rPr>
          <w:t>3.3 Modelo WAVEWATCH III</w:t>
        </w:r>
        <w:r w:rsidRPr="00673060">
          <w:rPr>
            <w:noProof/>
            <w:webHidden/>
          </w:rPr>
          <w:tab/>
        </w:r>
        <w:r w:rsidRPr="00673060">
          <w:rPr>
            <w:noProof/>
            <w:webHidden/>
          </w:rPr>
          <w:fldChar w:fldCharType="begin"/>
        </w:r>
        <w:r w:rsidRPr="00673060">
          <w:rPr>
            <w:noProof/>
            <w:webHidden/>
          </w:rPr>
          <w:instrText xml:space="preserve"> PAGEREF _Toc262036350 \h </w:instrText>
        </w:r>
        <w:r w:rsidRPr="00673060">
          <w:rPr>
            <w:noProof/>
            <w:webHidden/>
          </w:rPr>
        </w:r>
        <w:r w:rsidRPr="00673060">
          <w:rPr>
            <w:noProof/>
            <w:webHidden/>
          </w:rPr>
          <w:fldChar w:fldCharType="separate"/>
        </w:r>
        <w:r w:rsidRPr="00673060">
          <w:rPr>
            <w:noProof/>
            <w:webHidden/>
          </w:rPr>
          <w:t>33</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51" w:history="1">
        <w:r w:rsidRPr="00673060">
          <w:rPr>
            <w:rStyle w:val="Hipervnculo"/>
            <w:noProof/>
          </w:rPr>
          <w:t>3.4 Pre procesamiento</w:t>
        </w:r>
        <w:r w:rsidRPr="00673060">
          <w:rPr>
            <w:noProof/>
            <w:webHidden/>
          </w:rPr>
          <w:tab/>
        </w:r>
        <w:r w:rsidRPr="00673060">
          <w:rPr>
            <w:noProof/>
            <w:webHidden/>
          </w:rPr>
          <w:fldChar w:fldCharType="begin"/>
        </w:r>
        <w:r w:rsidRPr="00673060">
          <w:rPr>
            <w:noProof/>
            <w:webHidden/>
          </w:rPr>
          <w:instrText xml:space="preserve"> PAGEREF _Toc262036351 \h </w:instrText>
        </w:r>
        <w:r w:rsidRPr="00673060">
          <w:rPr>
            <w:noProof/>
            <w:webHidden/>
          </w:rPr>
        </w:r>
        <w:r w:rsidRPr="00673060">
          <w:rPr>
            <w:noProof/>
            <w:webHidden/>
          </w:rPr>
          <w:fldChar w:fldCharType="separate"/>
        </w:r>
        <w:r w:rsidRPr="00673060">
          <w:rPr>
            <w:noProof/>
            <w:webHidden/>
          </w:rPr>
          <w:t>35</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52" w:history="1">
        <w:r w:rsidRPr="00673060">
          <w:rPr>
            <w:rStyle w:val="Hipervnculo"/>
            <w:noProof/>
          </w:rPr>
          <w:t>3.5 Modelos de instancia</w:t>
        </w:r>
        <w:r w:rsidRPr="00673060">
          <w:rPr>
            <w:noProof/>
            <w:webHidden/>
          </w:rPr>
          <w:tab/>
        </w:r>
        <w:r w:rsidRPr="00673060">
          <w:rPr>
            <w:noProof/>
            <w:webHidden/>
          </w:rPr>
          <w:fldChar w:fldCharType="begin"/>
        </w:r>
        <w:r w:rsidRPr="00673060">
          <w:rPr>
            <w:noProof/>
            <w:webHidden/>
          </w:rPr>
          <w:instrText xml:space="preserve"> PAGEREF _Toc262036352 \h </w:instrText>
        </w:r>
        <w:r w:rsidRPr="00673060">
          <w:rPr>
            <w:noProof/>
            <w:webHidden/>
          </w:rPr>
        </w:r>
        <w:r w:rsidRPr="00673060">
          <w:rPr>
            <w:noProof/>
            <w:webHidden/>
          </w:rPr>
          <w:fldChar w:fldCharType="separate"/>
        </w:r>
        <w:r w:rsidRPr="00673060">
          <w:rPr>
            <w:noProof/>
            <w:webHidden/>
          </w:rPr>
          <w:t>36</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53" w:history="1">
        <w:r w:rsidRPr="00673060">
          <w:rPr>
            <w:rStyle w:val="Hipervnculo"/>
            <w:noProof/>
          </w:rPr>
          <w:t>3.6 Conjuntos de entrenamiento</w:t>
        </w:r>
        <w:r w:rsidRPr="00673060">
          <w:rPr>
            <w:noProof/>
            <w:webHidden/>
          </w:rPr>
          <w:tab/>
        </w:r>
        <w:r w:rsidRPr="00673060">
          <w:rPr>
            <w:noProof/>
            <w:webHidden/>
          </w:rPr>
          <w:fldChar w:fldCharType="begin"/>
        </w:r>
        <w:r w:rsidRPr="00673060">
          <w:rPr>
            <w:noProof/>
            <w:webHidden/>
          </w:rPr>
          <w:instrText xml:space="preserve"> PAGEREF _Toc262036353 \h </w:instrText>
        </w:r>
        <w:r w:rsidRPr="00673060">
          <w:rPr>
            <w:noProof/>
            <w:webHidden/>
          </w:rPr>
        </w:r>
        <w:r w:rsidRPr="00673060">
          <w:rPr>
            <w:noProof/>
            <w:webHidden/>
          </w:rPr>
          <w:fldChar w:fldCharType="separate"/>
        </w:r>
        <w:r w:rsidRPr="00673060">
          <w:rPr>
            <w:noProof/>
            <w:webHidden/>
          </w:rPr>
          <w:t>37</w:t>
        </w:r>
        <w:r w:rsidRPr="00673060">
          <w:rPr>
            <w:noProof/>
            <w:webHidden/>
          </w:rPr>
          <w:fldChar w:fldCharType="end"/>
        </w:r>
      </w:hyperlink>
    </w:p>
    <w:p w:rsidR="00673060" w:rsidRPr="00673060" w:rsidRDefault="00673060">
      <w:pPr>
        <w:pStyle w:val="TDC1"/>
        <w:tabs>
          <w:tab w:val="right" w:leader="dot" w:pos="8828"/>
        </w:tabs>
        <w:rPr>
          <w:rFonts w:eastAsiaTheme="minorEastAsia" w:cstheme="minorBidi"/>
          <w:b w:val="0"/>
          <w:bCs w:val="0"/>
          <w:caps w:val="0"/>
          <w:noProof/>
          <w:sz w:val="22"/>
          <w:szCs w:val="22"/>
          <w:lang w:val="es-ES"/>
        </w:rPr>
      </w:pPr>
      <w:hyperlink w:anchor="_Toc262036354" w:history="1">
        <w:r w:rsidRPr="00673060">
          <w:rPr>
            <w:rStyle w:val="Hipervnculo"/>
            <w:b w:val="0"/>
            <w:noProof/>
          </w:rPr>
          <w:t>Capítulo 4 - Experimentación</w:t>
        </w:r>
        <w:r w:rsidRPr="00673060">
          <w:rPr>
            <w:b w:val="0"/>
            <w:noProof/>
            <w:webHidden/>
          </w:rPr>
          <w:tab/>
        </w:r>
        <w:r w:rsidRPr="00673060">
          <w:rPr>
            <w:b w:val="0"/>
            <w:noProof/>
            <w:webHidden/>
          </w:rPr>
          <w:fldChar w:fldCharType="begin"/>
        </w:r>
        <w:r w:rsidRPr="00673060">
          <w:rPr>
            <w:b w:val="0"/>
            <w:noProof/>
            <w:webHidden/>
          </w:rPr>
          <w:instrText xml:space="preserve"> PAGEREF _Toc262036354 \h </w:instrText>
        </w:r>
        <w:r w:rsidRPr="00673060">
          <w:rPr>
            <w:b w:val="0"/>
            <w:noProof/>
            <w:webHidden/>
          </w:rPr>
        </w:r>
        <w:r w:rsidRPr="00673060">
          <w:rPr>
            <w:b w:val="0"/>
            <w:noProof/>
            <w:webHidden/>
          </w:rPr>
          <w:fldChar w:fldCharType="separate"/>
        </w:r>
        <w:r w:rsidRPr="00673060">
          <w:rPr>
            <w:b w:val="0"/>
            <w:noProof/>
            <w:webHidden/>
          </w:rPr>
          <w:t>38</w:t>
        </w:r>
        <w:r w:rsidRPr="00673060">
          <w:rPr>
            <w:b w:val="0"/>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55" w:history="1">
        <w:r w:rsidRPr="00673060">
          <w:rPr>
            <w:rStyle w:val="Hipervnculo"/>
            <w:noProof/>
          </w:rPr>
          <w:t>4.1 Consideraciones generales</w:t>
        </w:r>
        <w:r w:rsidRPr="00673060">
          <w:rPr>
            <w:noProof/>
            <w:webHidden/>
          </w:rPr>
          <w:tab/>
        </w:r>
        <w:r w:rsidRPr="00673060">
          <w:rPr>
            <w:noProof/>
            <w:webHidden/>
          </w:rPr>
          <w:fldChar w:fldCharType="begin"/>
        </w:r>
        <w:r w:rsidRPr="00673060">
          <w:rPr>
            <w:noProof/>
            <w:webHidden/>
          </w:rPr>
          <w:instrText xml:space="preserve"> PAGEREF _Toc262036355 \h </w:instrText>
        </w:r>
        <w:r w:rsidRPr="00673060">
          <w:rPr>
            <w:noProof/>
            <w:webHidden/>
          </w:rPr>
        </w:r>
        <w:r w:rsidRPr="00673060">
          <w:rPr>
            <w:noProof/>
            <w:webHidden/>
          </w:rPr>
          <w:fldChar w:fldCharType="separate"/>
        </w:r>
        <w:r w:rsidRPr="00673060">
          <w:rPr>
            <w:noProof/>
            <w:webHidden/>
          </w:rPr>
          <w:t>38</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56" w:history="1">
        <w:r w:rsidRPr="00673060">
          <w:rPr>
            <w:rStyle w:val="Hipervnculo"/>
            <w:noProof/>
          </w:rPr>
          <w:t>4.1.1 Parametrización</w:t>
        </w:r>
        <w:r w:rsidRPr="00673060">
          <w:rPr>
            <w:noProof/>
            <w:webHidden/>
          </w:rPr>
          <w:tab/>
        </w:r>
        <w:r w:rsidRPr="00673060">
          <w:rPr>
            <w:noProof/>
            <w:webHidden/>
          </w:rPr>
          <w:fldChar w:fldCharType="begin"/>
        </w:r>
        <w:r w:rsidRPr="00673060">
          <w:rPr>
            <w:noProof/>
            <w:webHidden/>
          </w:rPr>
          <w:instrText xml:space="preserve"> PAGEREF _Toc262036356 \h </w:instrText>
        </w:r>
        <w:r w:rsidRPr="00673060">
          <w:rPr>
            <w:noProof/>
            <w:webHidden/>
          </w:rPr>
        </w:r>
        <w:r w:rsidRPr="00673060">
          <w:rPr>
            <w:noProof/>
            <w:webHidden/>
          </w:rPr>
          <w:fldChar w:fldCharType="separate"/>
        </w:r>
        <w:r w:rsidRPr="00673060">
          <w:rPr>
            <w:noProof/>
            <w:webHidden/>
          </w:rPr>
          <w:t>38</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57" w:history="1">
        <w:r w:rsidRPr="00673060">
          <w:rPr>
            <w:rStyle w:val="Hipervnculo"/>
            <w:noProof/>
          </w:rPr>
          <w:t>4.1.2 Medidas de evaluación utilizadas</w:t>
        </w:r>
        <w:r w:rsidRPr="00673060">
          <w:rPr>
            <w:noProof/>
            <w:webHidden/>
          </w:rPr>
          <w:tab/>
        </w:r>
        <w:r w:rsidRPr="00673060">
          <w:rPr>
            <w:noProof/>
            <w:webHidden/>
          </w:rPr>
          <w:fldChar w:fldCharType="begin"/>
        </w:r>
        <w:r w:rsidRPr="00673060">
          <w:rPr>
            <w:noProof/>
            <w:webHidden/>
          </w:rPr>
          <w:instrText xml:space="preserve"> PAGEREF _Toc262036357 \h </w:instrText>
        </w:r>
        <w:r w:rsidRPr="00673060">
          <w:rPr>
            <w:noProof/>
            <w:webHidden/>
          </w:rPr>
        </w:r>
        <w:r w:rsidRPr="00673060">
          <w:rPr>
            <w:noProof/>
            <w:webHidden/>
          </w:rPr>
          <w:fldChar w:fldCharType="separate"/>
        </w:r>
        <w:r w:rsidRPr="00673060">
          <w:rPr>
            <w:noProof/>
            <w:webHidden/>
          </w:rPr>
          <w:t>38</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58" w:history="1">
        <w:r w:rsidRPr="00673060">
          <w:rPr>
            <w:rStyle w:val="Hipervnculo"/>
            <w:noProof/>
          </w:rPr>
          <w:t>4.2 Modelos de instancia</w:t>
        </w:r>
        <w:r w:rsidRPr="00673060">
          <w:rPr>
            <w:noProof/>
            <w:webHidden/>
          </w:rPr>
          <w:tab/>
        </w:r>
        <w:r w:rsidRPr="00673060">
          <w:rPr>
            <w:noProof/>
            <w:webHidden/>
          </w:rPr>
          <w:fldChar w:fldCharType="begin"/>
        </w:r>
        <w:r w:rsidRPr="00673060">
          <w:rPr>
            <w:noProof/>
            <w:webHidden/>
          </w:rPr>
          <w:instrText xml:space="preserve"> PAGEREF _Toc262036358 \h </w:instrText>
        </w:r>
        <w:r w:rsidRPr="00673060">
          <w:rPr>
            <w:noProof/>
            <w:webHidden/>
          </w:rPr>
        </w:r>
        <w:r w:rsidRPr="00673060">
          <w:rPr>
            <w:noProof/>
            <w:webHidden/>
          </w:rPr>
          <w:fldChar w:fldCharType="separate"/>
        </w:r>
        <w:r w:rsidRPr="00673060">
          <w:rPr>
            <w:noProof/>
            <w:webHidden/>
          </w:rPr>
          <w:t>39</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59" w:history="1">
        <w:r w:rsidRPr="00673060">
          <w:rPr>
            <w:rStyle w:val="Hipervnculo"/>
            <w:noProof/>
          </w:rPr>
          <w:t>4.3 Resultados generales</w:t>
        </w:r>
        <w:r w:rsidRPr="00673060">
          <w:rPr>
            <w:noProof/>
            <w:webHidden/>
          </w:rPr>
          <w:tab/>
        </w:r>
        <w:r w:rsidRPr="00673060">
          <w:rPr>
            <w:noProof/>
            <w:webHidden/>
          </w:rPr>
          <w:fldChar w:fldCharType="begin"/>
        </w:r>
        <w:r w:rsidRPr="00673060">
          <w:rPr>
            <w:noProof/>
            <w:webHidden/>
          </w:rPr>
          <w:instrText xml:space="preserve"> PAGEREF _Toc262036359 \h </w:instrText>
        </w:r>
        <w:r w:rsidRPr="00673060">
          <w:rPr>
            <w:noProof/>
            <w:webHidden/>
          </w:rPr>
        </w:r>
        <w:r w:rsidRPr="00673060">
          <w:rPr>
            <w:noProof/>
            <w:webHidden/>
          </w:rPr>
          <w:fldChar w:fldCharType="separate"/>
        </w:r>
        <w:r w:rsidRPr="00673060">
          <w:rPr>
            <w:noProof/>
            <w:webHidden/>
          </w:rPr>
          <w:t>39</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60" w:history="1">
        <w:r w:rsidRPr="00673060">
          <w:rPr>
            <w:rStyle w:val="Hipervnculo"/>
            <w:noProof/>
          </w:rPr>
          <w:t>4.3.1 Resultados generales en Ala Moana</w:t>
        </w:r>
        <w:r w:rsidRPr="00673060">
          <w:rPr>
            <w:noProof/>
            <w:webHidden/>
          </w:rPr>
          <w:tab/>
        </w:r>
        <w:r w:rsidRPr="00673060">
          <w:rPr>
            <w:noProof/>
            <w:webHidden/>
          </w:rPr>
          <w:fldChar w:fldCharType="begin"/>
        </w:r>
        <w:r w:rsidRPr="00673060">
          <w:rPr>
            <w:noProof/>
            <w:webHidden/>
          </w:rPr>
          <w:instrText xml:space="preserve"> PAGEREF _Toc262036360 \h </w:instrText>
        </w:r>
        <w:r w:rsidRPr="00673060">
          <w:rPr>
            <w:noProof/>
            <w:webHidden/>
          </w:rPr>
        </w:r>
        <w:r w:rsidRPr="00673060">
          <w:rPr>
            <w:noProof/>
            <w:webHidden/>
          </w:rPr>
          <w:fldChar w:fldCharType="separate"/>
        </w:r>
        <w:r w:rsidRPr="00673060">
          <w:rPr>
            <w:noProof/>
            <w:webHidden/>
          </w:rPr>
          <w:t>39</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61" w:history="1">
        <w:r w:rsidRPr="00673060">
          <w:rPr>
            <w:rStyle w:val="Hipervnculo"/>
            <w:noProof/>
          </w:rPr>
          <w:t>4.3.2 Resultados generales en Diamond Head</w:t>
        </w:r>
        <w:r w:rsidRPr="00673060">
          <w:rPr>
            <w:noProof/>
            <w:webHidden/>
          </w:rPr>
          <w:tab/>
        </w:r>
        <w:r w:rsidRPr="00673060">
          <w:rPr>
            <w:noProof/>
            <w:webHidden/>
          </w:rPr>
          <w:fldChar w:fldCharType="begin"/>
        </w:r>
        <w:r w:rsidRPr="00673060">
          <w:rPr>
            <w:noProof/>
            <w:webHidden/>
          </w:rPr>
          <w:instrText xml:space="preserve"> PAGEREF _Toc262036361 \h </w:instrText>
        </w:r>
        <w:r w:rsidRPr="00673060">
          <w:rPr>
            <w:noProof/>
            <w:webHidden/>
          </w:rPr>
        </w:r>
        <w:r w:rsidRPr="00673060">
          <w:rPr>
            <w:noProof/>
            <w:webHidden/>
          </w:rPr>
          <w:fldChar w:fldCharType="separate"/>
        </w:r>
        <w:r w:rsidRPr="00673060">
          <w:rPr>
            <w:noProof/>
            <w:webHidden/>
          </w:rPr>
          <w:t>40</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62" w:history="1">
        <w:r w:rsidRPr="00673060">
          <w:rPr>
            <w:rStyle w:val="Hipervnculo"/>
            <w:noProof/>
          </w:rPr>
          <w:t>4.3.3 Resultados generales en North Shore</w:t>
        </w:r>
        <w:r w:rsidRPr="00673060">
          <w:rPr>
            <w:noProof/>
            <w:webHidden/>
          </w:rPr>
          <w:tab/>
        </w:r>
        <w:r w:rsidRPr="00673060">
          <w:rPr>
            <w:noProof/>
            <w:webHidden/>
          </w:rPr>
          <w:fldChar w:fldCharType="begin"/>
        </w:r>
        <w:r w:rsidRPr="00673060">
          <w:rPr>
            <w:noProof/>
            <w:webHidden/>
          </w:rPr>
          <w:instrText xml:space="preserve"> PAGEREF _Toc262036362 \h </w:instrText>
        </w:r>
        <w:r w:rsidRPr="00673060">
          <w:rPr>
            <w:noProof/>
            <w:webHidden/>
          </w:rPr>
        </w:r>
        <w:r w:rsidRPr="00673060">
          <w:rPr>
            <w:noProof/>
            <w:webHidden/>
          </w:rPr>
          <w:fldChar w:fldCharType="separate"/>
        </w:r>
        <w:r w:rsidRPr="00673060">
          <w:rPr>
            <w:noProof/>
            <w:webHidden/>
          </w:rPr>
          <w:t>42</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63" w:history="1">
        <w:r w:rsidRPr="00673060">
          <w:rPr>
            <w:rStyle w:val="Hipervnculo"/>
            <w:noProof/>
          </w:rPr>
          <w:t>4.3.4 Resultados generales en Windward</w:t>
        </w:r>
        <w:r w:rsidRPr="00673060">
          <w:rPr>
            <w:noProof/>
            <w:webHidden/>
          </w:rPr>
          <w:tab/>
        </w:r>
        <w:r w:rsidRPr="00673060">
          <w:rPr>
            <w:noProof/>
            <w:webHidden/>
          </w:rPr>
          <w:fldChar w:fldCharType="begin"/>
        </w:r>
        <w:r w:rsidRPr="00673060">
          <w:rPr>
            <w:noProof/>
            <w:webHidden/>
          </w:rPr>
          <w:instrText xml:space="preserve"> PAGEREF _Toc262036363 \h </w:instrText>
        </w:r>
        <w:r w:rsidRPr="00673060">
          <w:rPr>
            <w:noProof/>
            <w:webHidden/>
          </w:rPr>
        </w:r>
        <w:r w:rsidRPr="00673060">
          <w:rPr>
            <w:noProof/>
            <w:webHidden/>
          </w:rPr>
          <w:fldChar w:fldCharType="separate"/>
        </w:r>
        <w:r w:rsidRPr="00673060">
          <w:rPr>
            <w:noProof/>
            <w:webHidden/>
          </w:rPr>
          <w:t>43</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64" w:history="1">
        <w:r w:rsidRPr="00673060">
          <w:rPr>
            <w:rStyle w:val="Hipervnculo"/>
            <w:noProof/>
          </w:rPr>
          <w:t>4.3.5 Resultados generales en West Shore</w:t>
        </w:r>
        <w:r w:rsidRPr="00673060">
          <w:rPr>
            <w:noProof/>
            <w:webHidden/>
          </w:rPr>
          <w:tab/>
        </w:r>
        <w:r w:rsidRPr="00673060">
          <w:rPr>
            <w:noProof/>
            <w:webHidden/>
          </w:rPr>
          <w:fldChar w:fldCharType="begin"/>
        </w:r>
        <w:r w:rsidRPr="00673060">
          <w:rPr>
            <w:noProof/>
            <w:webHidden/>
          </w:rPr>
          <w:instrText xml:space="preserve"> PAGEREF _Toc262036364 \h </w:instrText>
        </w:r>
        <w:r w:rsidRPr="00673060">
          <w:rPr>
            <w:noProof/>
            <w:webHidden/>
          </w:rPr>
        </w:r>
        <w:r w:rsidRPr="00673060">
          <w:rPr>
            <w:noProof/>
            <w:webHidden/>
          </w:rPr>
          <w:fldChar w:fldCharType="separate"/>
        </w:r>
        <w:r w:rsidRPr="00673060">
          <w:rPr>
            <w:noProof/>
            <w:webHidden/>
          </w:rPr>
          <w:t>44</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65" w:history="1">
        <w:r w:rsidRPr="00673060">
          <w:rPr>
            <w:rStyle w:val="Hipervnculo"/>
            <w:noProof/>
          </w:rPr>
          <w:t>4.4 Algoritmo de aprendizaje y modelo de instancia seleccionado</w:t>
        </w:r>
        <w:r w:rsidRPr="00673060">
          <w:rPr>
            <w:noProof/>
            <w:webHidden/>
          </w:rPr>
          <w:tab/>
        </w:r>
        <w:r w:rsidRPr="00673060">
          <w:rPr>
            <w:noProof/>
            <w:webHidden/>
          </w:rPr>
          <w:fldChar w:fldCharType="begin"/>
        </w:r>
        <w:r w:rsidRPr="00673060">
          <w:rPr>
            <w:noProof/>
            <w:webHidden/>
          </w:rPr>
          <w:instrText xml:space="preserve"> PAGEREF _Toc262036365 \h </w:instrText>
        </w:r>
        <w:r w:rsidRPr="00673060">
          <w:rPr>
            <w:noProof/>
            <w:webHidden/>
          </w:rPr>
        </w:r>
        <w:r w:rsidRPr="00673060">
          <w:rPr>
            <w:noProof/>
            <w:webHidden/>
          </w:rPr>
          <w:fldChar w:fldCharType="separate"/>
        </w:r>
        <w:r w:rsidRPr="00673060">
          <w:rPr>
            <w:noProof/>
            <w:webHidden/>
          </w:rPr>
          <w:t>45</w:t>
        </w:r>
        <w:r w:rsidRPr="00673060">
          <w:rPr>
            <w:noProof/>
            <w:webHidden/>
          </w:rPr>
          <w:fldChar w:fldCharType="end"/>
        </w:r>
      </w:hyperlink>
    </w:p>
    <w:p w:rsidR="00673060" w:rsidRPr="00673060" w:rsidRDefault="00673060">
      <w:pPr>
        <w:pStyle w:val="TDC1"/>
        <w:tabs>
          <w:tab w:val="right" w:leader="dot" w:pos="8828"/>
        </w:tabs>
        <w:rPr>
          <w:rFonts w:eastAsiaTheme="minorEastAsia" w:cstheme="minorBidi"/>
          <w:b w:val="0"/>
          <w:bCs w:val="0"/>
          <w:caps w:val="0"/>
          <w:noProof/>
          <w:sz w:val="22"/>
          <w:szCs w:val="22"/>
          <w:lang w:val="es-ES"/>
        </w:rPr>
      </w:pPr>
      <w:hyperlink w:anchor="_Toc262036366" w:history="1">
        <w:r w:rsidRPr="00673060">
          <w:rPr>
            <w:rStyle w:val="Hipervnculo"/>
            <w:b w:val="0"/>
            <w:noProof/>
            <w:lang w:val="es-ES_tradnl"/>
          </w:rPr>
          <w:t>Capitulo 5 - Desarrollo de la aplicación</w:t>
        </w:r>
        <w:r w:rsidRPr="00673060">
          <w:rPr>
            <w:b w:val="0"/>
            <w:noProof/>
            <w:webHidden/>
          </w:rPr>
          <w:tab/>
        </w:r>
        <w:r w:rsidRPr="00673060">
          <w:rPr>
            <w:b w:val="0"/>
            <w:noProof/>
            <w:webHidden/>
          </w:rPr>
          <w:fldChar w:fldCharType="begin"/>
        </w:r>
        <w:r w:rsidRPr="00673060">
          <w:rPr>
            <w:b w:val="0"/>
            <w:noProof/>
            <w:webHidden/>
          </w:rPr>
          <w:instrText xml:space="preserve"> PAGEREF _Toc262036366 \h </w:instrText>
        </w:r>
        <w:r w:rsidRPr="00673060">
          <w:rPr>
            <w:b w:val="0"/>
            <w:noProof/>
            <w:webHidden/>
          </w:rPr>
        </w:r>
        <w:r w:rsidRPr="00673060">
          <w:rPr>
            <w:b w:val="0"/>
            <w:noProof/>
            <w:webHidden/>
          </w:rPr>
          <w:fldChar w:fldCharType="separate"/>
        </w:r>
        <w:r w:rsidRPr="00673060">
          <w:rPr>
            <w:b w:val="0"/>
            <w:noProof/>
            <w:webHidden/>
          </w:rPr>
          <w:t>46</w:t>
        </w:r>
        <w:r w:rsidRPr="00673060">
          <w:rPr>
            <w:b w:val="0"/>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67" w:history="1">
        <w:r w:rsidRPr="00673060">
          <w:rPr>
            <w:rStyle w:val="Hipervnculo"/>
            <w:noProof/>
            <w:lang w:val="es-ES_tradnl"/>
          </w:rPr>
          <w:t>5.1 Descripción de la aplicación</w:t>
        </w:r>
        <w:r w:rsidRPr="00673060">
          <w:rPr>
            <w:noProof/>
            <w:webHidden/>
          </w:rPr>
          <w:tab/>
        </w:r>
        <w:r w:rsidRPr="00673060">
          <w:rPr>
            <w:noProof/>
            <w:webHidden/>
          </w:rPr>
          <w:fldChar w:fldCharType="begin"/>
        </w:r>
        <w:r w:rsidRPr="00673060">
          <w:rPr>
            <w:noProof/>
            <w:webHidden/>
          </w:rPr>
          <w:instrText xml:space="preserve"> PAGEREF _Toc262036367 \h </w:instrText>
        </w:r>
        <w:r w:rsidRPr="00673060">
          <w:rPr>
            <w:noProof/>
            <w:webHidden/>
          </w:rPr>
        </w:r>
        <w:r w:rsidRPr="00673060">
          <w:rPr>
            <w:noProof/>
            <w:webHidden/>
          </w:rPr>
          <w:fldChar w:fldCharType="separate"/>
        </w:r>
        <w:r w:rsidRPr="00673060">
          <w:rPr>
            <w:noProof/>
            <w:webHidden/>
          </w:rPr>
          <w:t>46</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68" w:history="1">
        <w:r w:rsidRPr="00673060">
          <w:rPr>
            <w:rStyle w:val="Hipervnculo"/>
            <w:noProof/>
            <w:lang w:val="es-ES_tradnl"/>
          </w:rPr>
          <w:t>5.1.1 Que diferencia a Surf-Forecaster de los demás sistemas de pronósticos ya existentes?</w:t>
        </w:r>
        <w:r w:rsidRPr="00673060">
          <w:rPr>
            <w:noProof/>
            <w:webHidden/>
          </w:rPr>
          <w:tab/>
        </w:r>
        <w:r w:rsidRPr="00673060">
          <w:rPr>
            <w:noProof/>
            <w:webHidden/>
          </w:rPr>
          <w:fldChar w:fldCharType="begin"/>
        </w:r>
        <w:r w:rsidRPr="00673060">
          <w:rPr>
            <w:noProof/>
            <w:webHidden/>
          </w:rPr>
          <w:instrText xml:space="preserve"> PAGEREF _Toc262036368 \h </w:instrText>
        </w:r>
        <w:r w:rsidRPr="00673060">
          <w:rPr>
            <w:noProof/>
            <w:webHidden/>
          </w:rPr>
        </w:r>
        <w:r w:rsidRPr="00673060">
          <w:rPr>
            <w:noProof/>
            <w:webHidden/>
          </w:rPr>
          <w:fldChar w:fldCharType="separate"/>
        </w:r>
        <w:r w:rsidRPr="00673060">
          <w:rPr>
            <w:noProof/>
            <w:webHidden/>
          </w:rPr>
          <w:t>46</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69" w:history="1">
        <w:r w:rsidRPr="00673060">
          <w:rPr>
            <w:rStyle w:val="Hipervnculo"/>
            <w:noProof/>
            <w:lang w:val="es-ES_tradnl"/>
          </w:rPr>
          <w:t>5.1.2 Como logra pronosticar Surf-Forecaster?</w:t>
        </w:r>
        <w:r w:rsidRPr="00673060">
          <w:rPr>
            <w:noProof/>
            <w:webHidden/>
          </w:rPr>
          <w:tab/>
        </w:r>
        <w:r w:rsidRPr="00673060">
          <w:rPr>
            <w:noProof/>
            <w:webHidden/>
          </w:rPr>
          <w:fldChar w:fldCharType="begin"/>
        </w:r>
        <w:r w:rsidRPr="00673060">
          <w:rPr>
            <w:noProof/>
            <w:webHidden/>
          </w:rPr>
          <w:instrText xml:space="preserve"> PAGEREF _Toc262036369 \h </w:instrText>
        </w:r>
        <w:r w:rsidRPr="00673060">
          <w:rPr>
            <w:noProof/>
            <w:webHidden/>
          </w:rPr>
        </w:r>
        <w:r w:rsidRPr="00673060">
          <w:rPr>
            <w:noProof/>
            <w:webHidden/>
          </w:rPr>
          <w:fldChar w:fldCharType="separate"/>
        </w:r>
        <w:r w:rsidRPr="00673060">
          <w:rPr>
            <w:noProof/>
            <w:webHidden/>
          </w:rPr>
          <w:t>46</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70" w:history="1">
        <w:r w:rsidRPr="00673060">
          <w:rPr>
            <w:rStyle w:val="Hipervnculo"/>
            <w:noProof/>
            <w:lang w:val="es-ES_tradnl"/>
          </w:rPr>
          <w:t>5.2 Tipos de usuario</w:t>
        </w:r>
        <w:r w:rsidRPr="00673060">
          <w:rPr>
            <w:noProof/>
            <w:webHidden/>
          </w:rPr>
          <w:tab/>
        </w:r>
        <w:r w:rsidRPr="00673060">
          <w:rPr>
            <w:noProof/>
            <w:webHidden/>
          </w:rPr>
          <w:fldChar w:fldCharType="begin"/>
        </w:r>
        <w:r w:rsidRPr="00673060">
          <w:rPr>
            <w:noProof/>
            <w:webHidden/>
          </w:rPr>
          <w:instrText xml:space="preserve"> PAGEREF _Toc262036370 \h </w:instrText>
        </w:r>
        <w:r w:rsidRPr="00673060">
          <w:rPr>
            <w:noProof/>
            <w:webHidden/>
          </w:rPr>
        </w:r>
        <w:r w:rsidRPr="00673060">
          <w:rPr>
            <w:noProof/>
            <w:webHidden/>
          </w:rPr>
          <w:fldChar w:fldCharType="separate"/>
        </w:r>
        <w:r w:rsidRPr="00673060">
          <w:rPr>
            <w:noProof/>
            <w:webHidden/>
          </w:rPr>
          <w:t>48</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71" w:history="1">
        <w:r w:rsidRPr="00673060">
          <w:rPr>
            <w:rStyle w:val="Hipervnculo"/>
            <w:noProof/>
            <w:lang w:val="es-ES_tradnl"/>
          </w:rPr>
          <w:t>5.2.1 Usuario no registrado u anónimo</w:t>
        </w:r>
        <w:r w:rsidRPr="00673060">
          <w:rPr>
            <w:noProof/>
            <w:webHidden/>
          </w:rPr>
          <w:tab/>
        </w:r>
        <w:r w:rsidRPr="00673060">
          <w:rPr>
            <w:noProof/>
            <w:webHidden/>
          </w:rPr>
          <w:fldChar w:fldCharType="begin"/>
        </w:r>
        <w:r w:rsidRPr="00673060">
          <w:rPr>
            <w:noProof/>
            <w:webHidden/>
          </w:rPr>
          <w:instrText xml:space="preserve"> PAGEREF _Toc262036371 \h </w:instrText>
        </w:r>
        <w:r w:rsidRPr="00673060">
          <w:rPr>
            <w:noProof/>
            <w:webHidden/>
          </w:rPr>
        </w:r>
        <w:r w:rsidRPr="00673060">
          <w:rPr>
            <w:noProof/>
            <w:webHidden/>
          </w:rPr>
          <w:fldChar w:fldCharType="separate"/>
        </w:r>
        <w:r w:rsidRPr="00673060">
          <w:rPr>
            <w:noProof/>
            <w:webHidden/>
          </w:rPr>
          <w:t>48</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72" w:history="1">
        <w:r w:rsidRPr="00673060">
          <w:rPr>
            <w:rStyle w:val="Hipervnculo"/>
            <w:noProof/>
            <w:lang w:val="es-ES_tradnl"/>
          </w:rPr>
          <w:t>5.2.2 Usuario registrado</w:t>
        </w:r>
        <w:r w:rsidRPr="00673060">
          <w:rPr>
            <w:noProof/>
            <w:webHidden/>
          </w:rPr>
          <w:tab/>
        </w:r>
        <w:r w:rsidRPr="00673060">
          <w:rPr>
            <w:noProof/>
            <w:webHidden/>
          </w:rPr>
          <w:fldChar w:fldCharType="begin"/>
        </w:r>
        <w:r w:rsidRPr="00673060">
          <w:rPr>
            <w:noProof/>
            <w:webHidden/>
          </w:rPr>
          <w:instrText xml:space="preserve"> PAGEREF _Toc262036372 \h </w:instrText>
        </w:r>
        <w:r w:rsidRPr="00673060">
          <w:rPr>
            <w:noProof/>
            <w:webHidden/>
          </w:rPr>
        </w:r>
        <w:r w:rsidRPr="00673060">
          <w:rPr>
            <w:noProof/>
            <w:webHidden/>
          </w:rPr>
          <w:fldChar w:fldCharType="separate"/>
        </w:r>
        <w:r w:rsidRPr="00673060">
          <w:rPr>
            <w:noProof/>
            <w:webHidden/>
          </w:rPr>
          <w:t>48</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73" w:history="1">
        <w:r w:rsidRPr="00673060">
          <w:rPr>
            <w:rStyle w:val="Hipervnculo"/>
            <w:noProof/>
            <w:lang w:val="es-ES_tradnl"/>
          </w:rPr>
          <w:t>5.2.3 Administrador</w:t>
        </w:r>
        <w:r w:rsidRPr="00673060">
          <w:rPr>
            <w:noProof/>
            <w:webHidden/>
          </w:rPr>
          <w:tab/>
        </w:r>
        <w:r w:rsidRPr="00673060">
          <w:rPr>
            <w:noProof/>
            <w:webHidden/>
          </w:rPr>
          <w:fldChar w:fldCharType="begin"/>
        </w:r>
        <w:r w:rsidRPr="00673060">
          <w:rPr>
            <w:noProof/>
            <w:webHidden/>
          </w:rPr>
          <w:instrText xml:space="preserve"> PAGEREF _Toc262036373 \h </w:instrText>
        </w:r>
        <w:r w:rsidRPr="00673060">
          <w:rPr>
            <w:noProof/>
            <w:webHidden/>
          </w:rPr>
        </w:r>
        <w:r w:rsidRPr="00673060">
          <w:rPr>
            <w:noProof/>
            <w:webHidden/>
          </w:rPr>
          <w:fldChar w:fldCharType="separate"/>
        </w:r>
        <w:r w:rsidRPr="00673060">
          <w:rPr>
            <w:noProof/>
            <w:webHidden/>
          </w:rPr>
          <w:t>48</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74" w:history="1">
        <w:r w:rsidRPr="00673060">
          <w:rPr>
            <w:rStyle w:val="Hipervnculo"/>
            <w:noProof/>
            <w:lang w:val="es-ES_tradnl"/>
          </w:rPr>
          <w:t>5.3 Secciones de la aplicación</w:t>
        </w:r>
        <w:r w:rsidRPr="00673060">
          <w:rPr>
            <w:noProof/>
            <w:webHidden/>
          </w:rPr>
          <w:tab/>
        </w:r>
        <w:r w:rsidRPr="00673060">
          <w:rPr>
            <w:noProof/>
            <w:webHidden/>
          </w:rPr>
          <w:fldChar w:fldCharType="begin"/>
        </w:r>
        <w:r w:rsidRPr="00673060">
          <w:rPr>
            <w:noProof/>
            <w:webHidden/>
          </w:rPr>
          <w:instrText xml:space="preserve"> PAGEREF _Toc262036374 \h </w:instrText>
        </w:r>
        <w:r w:rsidRPr="00673060">
          <w:rPr>
            <w:noProof/>
            <w:webHidden/>
          </w:rPr>
        </w:r>
        <w:r w:rsidRPr="00673060">
          <w:rPr>
            <w:noProof/>
            <w:webHidden/>
          </w:rPr>
          <w:fldChar w:fldCharType="separate"/>
        </w:r>
        <w:r w:rsidRPr="00673060">
          <w:rPr>
            <w:noProof/>
            <w:webHidden/>
          </w:rPr>
          <w:t>49</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75" w:history="1">
        <w:r w:rsidRPr="00673060">
          <w:rPr>
            <w:rStyle w:val="Hipervnculo"/>
            <w:noProof/>
            <w:lang w:val="es-ES_tradnl"/>
          </w:rPr>
          <w:t>5.3.1 Pronóstico</w:t>
        </w:r>
        <w:r w:rsidRPr="00673060">
          <w:rPr>
            <w:noProof/>
            <w:webHidden/>
          </w:rPr>
          <w:tab/>
        </w:r>
        <w:r w:rsidRPr="00673060">
          <w:rPr>
            <w:noProof/>
            <w:webHidden/>
          </w:rPr>
          <w:fldChar w:fldCharType="begin"/>
        </w:r>
        <w:r w:rsidRPr="00673060">
          <w:rPr>
            <w:noProof/>
            <w:webHidden/>
          </w:rPr>
          <w:instrText xml:space="preserve"> PAGEREF _Toc262036375 \h </w:instrText>
        </w:r>
        <w:r w:rsidRPr="00673060">
          <w:rPr>
            <w:noProof/>
            <w:webHidden/>
          </w:rPr>
        </w:r>
        <w:r w:rsidRPr="00673060">
          <w:rPr>
            <w:noProof/>
            <w:webHidden/>
          </w:rPr>
          <w:fldChar w:fldCharType="separate"/>
        </w:r>
        <w:r w:rsidRPr="00673060">
          <w:rPr>
            <w:noProof/>
            <w:webHidden/>
          </w:rPr>
          <w:t>49</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76" w:history="1">
        <w:r w:rsidRPr="00673060">
          <w:rPr>
            <w:rStyle w:val="Hipervnculo"/>
            <w:noProof/>
            <w:lang w:val="es-ES_tradnl"/>
          </w:rPr>
          <w:t>5.3.2 Comparación de olas</w:t>
        </w:r>
        <w:r w:rsidRPr="00673060">
          <w:rPr>
            <w:noProof/>
            <w:webHidden/>
          </w:rPr>
          <w:tab/>
        </w:r>
        <w:r w:rsidRPr="00673060">
          <w:rPr>
            <w:noProof/>
            <w:webHidden/>
          </w:rPr>
          <w:fldChar w:fldCharType="begin"/>
        </w:r>
        <w:r w:rsidRPr="00673060">
          <w:rPr>
            <w:noProof/>
            <w:webHidden/>
          </w:rPr>
          <w:instrText xml:space="preserve"> PAGEREF _Toc262036376 \h </w:instrText>
        </w:r>
        <w:r w:rsidRPr="00673060">
          <w:rPr>
            <w:noProof/>
            <w:webHidden/>
          </w:rPr>
        </w:r>
        <w:r w:rsidRPr="00673060">
          <w:rPr>
            <w:noProof/>
            <w:webHidden/>
          </w:rPr>
          <w:fldChar w:fldCharType="separate"/>
        </w:r>
        <w:r w:rsidRPr="00673060">
          <w:rPr>
            <w:noProof/>
            <w:webHidden/>
          </w:rPr>
          <w:t>53</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77" w:history="1">
        <w:r w:rsidRPr="00673060">
          <w:rPr>
            <w:rStyle w:val="Hipervnculo"/>
            <w:noProof/>
            <w:lang w:val="es-ES_tradnl"/>
          </w:rPr>
          <w:t>5.3.3 Nueva ola</w:t>
        </w:r>
        <w:r w:rsidRPr="00673060">
          <w:rPr>
            <w:noProof/>
            <w:webHidden/>
          </w:rPr>
          <w:tab/>
        </w:r>
        <w:r w:rsidRPr="00673060">
          <w:rPr>
            <w:noProof/>
            <w:webHidden/>
          </w:rPr>
          <w:fldChar w:fldCharType="begin"/>
        </w:r>
        <w:r w:rsidRPr="00673060">
          <w:rPr>
            <w:noProof/>
            <w:webHidden/>
          </w:rPr>
          <w:instrText xml:space="preserve"> PAGEREF _Toc262036377 \h </w:instrText>
        </w:r>
        <w:r w:rsidRPr="00673060">
          <w:rPr>
            <w:noProof/>
            <w:webHidden/>
          </w:rPr>
        </w:r>
        <w:r w:rsidRPr="00673060">
          <w:rPr>
            <w:noProof/>
            <w:webHidden/>
          </w:rPr>
          <w:fldChar w:fldCharType="separate"/>
        </w:r>
        <w:r w:rsidRPr="00673060">
          <w:rPr>
            <w:noProof/>
            <w:webHidden/>
          </w:rPr>
          <w:t>60</w:t>
        </w:r>
        <w:r w:rsidRPr="00673060">
          <w:rPr>
            <w:noProof/>
            <w:webHidden/>
          </w:rPr>
          <w:fldChar w:fldCharType="end"/>
        </w:r>
      </w:hyperlink>
    </w:p>
    <w:p w:rsidR="00673060" w:rsidRPr="00673060" w:rsidRDefault="00673060">
      <w:pPr>
        <w:pStyle w:val="TDC3"/>
        <w:tabs>
          <w:tab w:val="right" w:leader="dot" w:pos="8828"/>
        </w:tabs>
        <w:rPr>
          <w:rFonts w:eastAsiaTheme="minorEastAsia" w:cstheme="minorBidi"/>
          <w:iCs w:val="0"/>
          <w:noProof/>
          <w:szCs w:val="22"/>
          <w:lang w:val="es-ES"/>
        </w:rPr>
      </w:pPr>
      <w:hyperlink w:anchor="_Toc262036378" w:history="1">
        <w:r w:rsidRPr="00673060">
          <w:rPr>
            <w:rStyle w:val="Hipervnculo"/>
            <w:noProof/>
            <w:lang w:val="es-ES_tradnl"/>
          </w:rPr>
          <w:t>5.3.4 Mis olas</w:t>
        </w:r>
        <w:r w:rsidRPr="00673060">
          <w:rPr>
            <w:noProof/>
            <w:webHidden/>
          </w:rPr>
          <w:tab/>
        </w:r>
        <w:r w:rsidRPr="00673060">
          <w:rPr>
            <w:noProof/>
            <w:webHidden/>
          </w:rPr>
          <w:fldChar w:fldCharType="begin"/>
        </w:r>
        <w:r w:rsidRPr="00673060">
          <w:rPr>
            <w:noProof/>
            <w:webHidden/>
          </w:rPr>
          <w:instrText xml:space="preserve"> PAGEREF _Toc262036378 \h </w:instrText>
        </w:r>
        <w:r w:rsidRPr="00673060">
          <w:rPr>
            <w:noProof/>
            <w:webHidden/>
          </w:rPr>
        </w:r>
        <w:r w:rsidRPr="00673060">
          <w:rPr>
            <w:noProof/>
            <w:webHidden/>
          </w:rPr>
          <w:fldChar w:fldCharType="separate"/>
        </w:r>
        <w:r w:rsidRPr="00673060">
          <w:rPr>
            <w:noProof/>
            <w:webHidden/>
          </w:rPr>
          <w:t>63</w:t>
        </w:r>
        <w:r w:rsidRPr="00673060">
          <w:rPr>
            <w:noProof/>
            <w:webHidden/>
          </w:rPr>
          <w:fldChar w:fldCharType="end"/>
        </w:r>
      </w:hyperlink>
    </w:p>
    <w:p w:rsidR="00673060" w:rsidRPr="00673060" w:rsidRDefault="00673060">
      <w:pPr>
        <w:pStyle w:val="TDC1"/>
        <w:tabs>
          <w:tab w:val="right" w:leader="dot" w:pos="8828"/>
        </w:tabs>
        <w:rPr>
          <w:rFonts w:eastAsiaTheme="minorEastAsia" w:cstheme="minorBidi"/>
          <w:b w:val="0"/>
          <w:bCs w:val="0"/>
          <w:caps w:val="0"/>
          <w:noProof/>
          <w:sz w:val="22"/>
          <w:szCs w:val="22"/>
          <w:lang w:val="es-ES"/>
        </w:rPr>
      </w:pPr>
      <w:hyperlink w:anchor="_Toc262036379" w:history="1">
        <w:r w:rsidRPr="00673060">
          <w:rPr>
            <w:rStyle w:val="Hipervnculo"/>
            <w:b w:val="0"/>
            <w:noProof/>
          </w:rPr>
          <w:t>Capítulo 6 - Conclusiones</w:t>
        </w:r>
        <w:r w:rsidRPr="00673060">
          <w:rPr>
            <w:b w:val="0"/>
            <w:noProof/>
            <w:webHidden/>
          </w:rPr>
          <w:tab/>
        </w:r>
        <w:r w:rsidRPr="00673060">
          <w:rPr>
            <w:b w:val="0"/>
            <w:noProof/>
            <w:webHidden/>
          </w:rPr>
          <w:fldChar w:fldCharType="begin"/>
        </w:r>
        <w:r w:rsidRPr="00673060">
          <w:rPr>
            <w:b w:val="0"/>
            <w:noProof/>
            <w:webHidden/>
          </w:rPr>
          <w:instrText xml:space="preserve"> PAGEREF _Toc262036379 \h </w:instrText>
        </w:r>
        <w:r w:rsidRPr="00673060">
          <w:rPr>
            <w:b w:val="0"/>
            <w:noProof/>
            <w:webHidden/>
          </w:rPr>
        </w:r>
        <w:r w:rsidRPr="00673060">
          <w:rPr>
            <w:b w:val="0"/>
            <w:noProof/>
            <w:webHidden/>
          </w:rPr>
          <w:fldChar w:fldCharType="separate"/>
        </w:r>
        <w:r w:rsidRPr="00673060">
          <w:rPr>
            <w:b w:val="0"/>
            <w:noProof/>
            <w:webHidden/>
          </w:rPr>
          <w:t>66</w:t>
        </w:r>
        <w:r w:rsidRPr="00673060">
          <w:rPr>
            <w:b w:val="0"/>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80" w:history="1">
        <w:r w:rsidRPr="00673060">
          <w:rPr>
            <w:rStyle w:val="Hipervnculo"/>
            <w:noProof/>
            <w:lang w:val="es-ES_tradnl" w:eastAsia="en-US"/>
          </w:rPr>
          <w:t>6.1 Resumen</w:t>
        </w:r>
        <w:r w:rsidRPr="00673060">
          <w:rPr>
            <w:noProof/>
            <w:webHidden/>
          </w:rPr>
          <w:tab/>
        </w:r>
        <w:r w:rsidRPr="00673060">
          <w:rPr>
            <w:noProof/>
            <w:webHidden/>
          </w:rPr>
          <w:fldChar w:fldCharType="begin"/>
        </w:r>
        <w:r w:rsidRPr="00673060">
          <w:rPr>
            <w:noProof/>
            <w:webHidden/>
          </w:rPr>
          <w:instrText xml:space="preserve"> PAGEREF _Toc262036380 \h </w:instrText>
        </w:r>
        <w:r w:rsidRPr="00673060">
          <w:rPr>
            <w:noProof/>
            <w:webHidden/>
          </w:rPr>
        </w:r>
        <w:r w:rsidRPr="00673060">
          <w:rPr>
            <w:noProof/>
            <w:webHidden/>
          </w:rPr>
          <w:fldChar w:fldCharType="separate"/>
        </w:r>
        <w:r w:rsidRPr="00673060">
          <w:rPr>
            <w:noProof/>
            <w:webHidden/>
          </w:rPr>
          <w:t>66</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81" w:history="1">
        <w:r w:rsidRPr="00673060">
          <w:rPr>
            <w:rStyle w:val="Hipervnculo"/>
            <w:noProof/>
            <w:lang w:val="es-ES_tradnl" w:eastAsia="en-US"/>
          </w:rPr>
          <w:t>6.2 Conclusiones del trabajo</w:t>
        </w:r>
        <w:r w:rsidRPr="00673060">
          <w:rPr>
            <w:noProof/>
            <w:webHidden/>
          </w:rPr>
          <w:tab/>
        </w:r>
        <w:r w:rsidRPr="00673060">
          <w:rPr>
            <w:noProof/>
            <w:webHidden/>
          </w:rPr>
          <w:fldChar w:fldCharType="begin"/>
        </w:r>
        <w:r w:rsidRPr="00673060">
          <w:rPr>
            <w:noProof/>
            <w:webHidden/>
          </w:rPr>
          <w:instrText xml:space="preserve"> PAGEREF _Toc262036381 \h </w:instrText>
        </w:r>
        <w:r w:rsidRPr="00673060">
          <w:rPr>
            <w:noProof/>
            <w:webHidden/>
          </w:rPr>
        </w:r>
        <w:r w:rsidRPr="00673060">
          <w:rPr>
            <w:noProof/>
            <w:webHidden/>
          </w:rPr>
          <w:fldChar w:fldCharType="separate"/>
        </w:r>
        <w:r w:rsidRPr="00673060">
          <w:rPr>
            <w:noProof/>
            <w:webHidden/>
          </w:rPr>
          <w:t>66</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82" w:history="1">
        <w:r w:rsidRPr="00673060">
          <w:rPr>
            <w:rStyle w:val="Hipervnculo"/>
            <w:noProof/>
            <w:lang w:val="es-ES_tradnl" w:eastAsia="en-US"/>
          </w:rPr>
          <w:t>6.3 Ventajas del enfoque</w:t>
        </w:r>
        <w:r w:rsidRPr="00673060">
          <w:rPr>
            <w:noProof/>
            <w:webHidden/>
          </w:rPr>
          <w:tab/>
        </w:r>
        <w:r w:rsidRPr="00673060">
          <w:rPr>
            <w:noProof/>
            <w:webHidden/>
          </w:rPr>
          <w:fldChar w:fldCharType="begin"/>
        </w:r>
        <w:r w:rsidRPr="00673060">
          <w:rPr>
            <w:noProof/>
            <w:webHidden/>
          </w:rPr>
          <w:instrText xml:space="preserve"> PAGEREF _Toc262036382 \h </w:instrText>
        </w:r>
        <w:r w:rsidRPr="00673060">
          <w:rPr>
            <w:noProof/>
            <w:webHidden/>
          </w:rPr>
        </w:r>
        <w:r w:rsidRPr="00673060">
          <w:rPr>
            <w:noProof/>
            <w:webHidden/>
          </w:rPr>
          <w:fldChar w:fldCharType="separate"/>
        </w:r>
        <w:r w:rsidRPr="00673060">
          <w:rPr>
            <w:noProof/>
            <w:webHidden/>
          </w:rPr>
          <w:t>67</w:t>
        </w:r>
        <w:r w:rsidRPr="00673060">
          <w:rPr>
            <w:noProof/>
            <w:webHidden/>
          </w:rPr>
          <w:fldChar w:fldCharType="end"/>
        </w:r>
      </w:hyperlink>
    </w:p>
    <w:p w:rsidR="00673060" w:rsidRPr="00673060" w:rsidRDefault="00673060">
      <w:pPr>
        <w:pStyle w:val="TDC2"/>
        <w:tabs>
          <w:tab w:val="right" w:leader="dot" w:pos="8828"/>
        </w:tabs>
        <w:rPr>
          <w:rFonts w:eastAsiaTheme="minorEastAsia" w:cstheme="minorBidi"/>
          <w:smallCaps w:val="0"/>
          <w:noProof/>
          <w:sz w:val="22"/>
          <w:szCs w:val="22"/>
          <w:lang w:val="es-ES"/>
        </w:rPr>
      </w:pPr>
      <w:hyperlink w:anchor="_Toc262036383" w:history="1">
        <w:r w:rsidRPr="00673060">
          <w:rPr>
            <w:rStyle w:val="Hipervnculo"/>
            <w:noProof/>
            <w:lang w:val="es-ES_tradnl" w:eastAsia="en-US"/>
          </w:rPr>
          <w:t>6.4 Limitaciones</w:t>
        </w:r>
        <w:r w:rsidRPr="00673060">
          <w:rPr>
            <w:noProof/>
            <w:webHidden/>
          </w:rPr>
          <w:tab/>
        </w:r>
        <w:r w:rsidRPr="00673060">
          <w:rPr>
            <w:noProof/>
            <w:webHidden/>
          </w:rPr>
          <w:fldChar w:fldCharType="begin"/>
        </w:r>
        <w:r w:rsidRPr="00673060">
          <w:rPr>
            <w:noProof/>
            <w:webHidden/>
          </w:rPr>
          <w:instrText xml:space="preserve"> PAGEREF _Toc262036383 \h </w:instrText>
        </w:r>
        <w:r w:rsidRPr="00673060">
          <w:rPr>
            <w:noProof/>
            <w:webHidden/>
          </w:rPr>
        </w:r>
        <w:r w:rsidRPr="00673060">
          <w:rPr>
            <w:noProof/>
            <w:webHidden/>
          </w:rPr>
          <w:fldChar w:fldCharType="separate"/>
        </w:r>
        <w:r w:rsidRPr="00673060">
          <w:rPr>
            <w:noProof/>
            <w:webHidden/>
          </w:rPr>
          <w:t>68</w:t>
        </w:r>
        <w:r w:rsidRPr="00673060">
          <w:rPr>
            <w:noProof/>
            <w:webHidden/>
          </w:rPr>
          <w:fldChar w:fldCharType="end"/>
        </w:r>
      </w:hyperlink>
    </w:p>
    <w:p w:rsidR="00673060" w:rsidRPr="00673060" w:rsidRDefault="00673060">
      <w:pPr>
        <w:pStyle w:val="TDC1"/>
        <w:tabs>
          <w:tab w:val="right" w:leader="dot" w:pos="8828"/>
        </w:tabs>
        <w:rPr>
          <w:rFonts w:eastAsiaTheme="minorEastAsia" w:cstheme="minorBidi"/>
          <w:b w:val="0"/>
          <w:bCs w:val="0"/>
          <w:caps w:val="0"/>
          <w:noProof/>
          <w:sz w:val="22"/>
          <w:szCs w:val="22"/>
          <w:lang w:val="es-ES"/>
        </w:rPr>
      </w:pPr>
      <w:hyperlink w:anchor="_Toc262036384" w:history="1">
        <w:r w:rsidRPr="00673060">
          <w:rPr>
            <w:rStyle w:val="Hipervnculo"/>
            <w:b w:val="0"/>
            <w:noProof/>
            <w:lang w:val="es-ES_tradnl" w:eastAsia="en-US"/>
          </w:rPr>
          <w:t>Referencias</w:t>
        </w:r>
        <w:r w:rsidRPr="00673060">
          <w:rPr>
            <w:b w:val="0"/>
            <w:noProof/>
            <w:webHidden/>
          </w:rPr>
          <w:tab/>
        </w:r>
        <w:r w:rsidRPr="00673060">
          <w:rPr>
            <w:b w:val="0"/>
            <w:noProof/>
            <w:webHidden/>
          </w:rPr>
          <w:fldChar w:fldCharType="begin"/>
        </w:r>
        <w:r w:rsidRPr="00673060">
          <w:rPr>
            <w:b w:val="0"/>
            <w:noProof/>
            <w:webHidden/>
          </w:rPr>
          <w:instrText xml:space="preserve"> PAGEREF _Toc262036384 \h </w:instrText>
        </w:r>
        <w:r w:rsidRPr="00673060">
          <w:rPr>
            <w:b w:val="0"/>
            <w:noProof/>
            <w:webHidden/>
          </w:rPr>
        </w:r>
        <w:r w:rsidRPr="00673060">
          <w:rPr>
            <w:b w:val="0"/>
            <w:noProof/>
            <w:webHidden/>
          </w:rPr>
          <w:fldChar w:fldCharType="separate"/>
        </w:r>
        <w:r w:rsidRPr="00673060">
          <w:rPr>
            <w:b w:val="0"/>
            <w:noProof/>
            <w:webHidden/>
          </w:rPr>
          <w:t>70</w:t>
        </w:r>
        <w:r w:rsidRPr="00673060">
          <w:rPr>
            <w:b w:val="0"/>
            <w:noProof/>
            <w:webHidden/>
          </w:rPr>
          <w:fldChar w:fldCharType="end"/>
        </w:r>
      </w:hyperlink>
    </w:p>
    <w:p w:rsidR="00B066E3" w:rsidRPr="00673060" w:rsidRDefault="007C6628">
      <w:pPr>
        <w:rPr>
          <w:rFonts w:asciiTheme="minorHAnsi" w:hAnsiTheme="minorHAnsi" w:cstheme="minorHAnsi"/>
          <w:bCs/>
          <w:caps/>
          <w:sz w:val="28"/>
          <w:szCs w:val="28"/>
          <w:lang w:val="es-ES_tradnl"/>
        </w:rPr>
      </w:pPr>
      <w:r w:rsidRPr="00673060">
        <w:rPr>
          <w:rFonts w:asciiTheme="minorHAnsi" w:hAnsiTheme="minorHAnsi" w:cstheme="minorHAnsi"/>
          <w:bCs/>
          <w:caps/>
          <w:sz w:val="28"/>
          <w:szCs w:val="28"/>
          <w:lang w:val="es-ES_tradnl"/>
        </w:rPr>
        <w:fldChar w:fldCharType="end"/>
      </w:r>
      <w:r w:rsidR="00B066E3" w:rsidRPr="00673060">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673060" w:rsidRDefault="007C6628">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2036285" w:history="1">
        <w:r w:rsidR="00673060" w:rsidRPr="004147A1">
          <w:rPr>
            <w:rStyle w:val="Hipervnculo"/>
            <w:noProof/>
          </w:rPr>
          <w:t>Fig. 2.1: Proceso de clasificación. (Adaptado de [8])</w:t>
        </w:r>
        <w:r w:rsidR="00673060">
          <w:rPr>
            <w:noProof/>
            <w:webHidden/>
          </w:rPr>
          <w:tab/>
        </w:r>
        <w:r w:rsidR="00673060">
          <w:rPr>
            <w:noProof/>
            <w:webHidden/>
          </w:rPr>
          <w:fldChar w:fldCharType="begin"/>
        </w:r>
        <w:r w:rsidR="00673060">
          <w:rPr>
            <w:noProof/>
            <w:webHidden/>
          </w:rPr>
          <w:instrText xml:space="preserve"> PAGEREF _Toc262036285 \h </w:instrText>
        </w:r>
        <w:r w:rsidR="00673060">
          <w:rPr>
            <w:noProof/>
            <w:webHidden/>
          </w:rPr>
        </w:r>
        <w:r w:rsidR="00673060">
          <w:rPr>
            <w:noProof/>
            <w:webHidden/>
          </w:rPr>
          <w:fldChar w:fldCharType="separate"/>
        </w:r>
        <w:r w:rsidR="00673060">
          <w:rPr>
            <w:noProof/>
            <w:webHidden/>
          </w:rPr>
          <w:t>15</w:t>
        </w:r>
        <w:r w:rsidR="00673060">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86" w:history="1">
        <w:r w:rsidRPr="004147A1">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_Toc262036286 \h </w:instrText>
        </w:r>
        <w:r>
          <w:rPr>
            <w:noProof/>
            <w:webHidden/>
          </w:rPr>
        </w:r>
        <w:r>
          <w:rPr>
            <w:noProof/>
            <w:webHidden/>
          </w:rPr>
          <w:fldChar w:fldCharType="separate"/>
        </w:r>
        <w:r>
          <w:rPr>
            <w:noProof/>
            <w:webHidden/>
          </w:rPr>
          <w:t>17</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87" w:history="1">
        <w:r w:rsidRPr="004147A1">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_Toc262036287 \h </w:instrText>
        </w:r>
        <w:r>
          <w:rPr>
            <w:noProof/>
            <w:webHidden/>
          </w:rPr>
        </w:r>
        <w:r>
          <w:rPr>
            <w:noProof/>
            <w:webHidden/>
          </w:rPr>
          <w:fldChar w:fldCharType="separate"/>
        </w:r>
        <w:r>
          <w:rPr>
            <w:noProof/>
            <w:webHidden/>
          </w:rPr>
          <w:t>17</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88" w:history="1">
        <w:r w:rsidRPr="004147A1">
          <w:rPr>
            <w:rStyle w:val="Hipervnculo"/>
            <w:noProof/>
          </w:rPr>
          <w:t>Fig. 2.3: Modelo de una neurona artificial.</w:t>
        </w:r>
        <w:r>
          <w:rPr>
            <w:noProof/>
            <w:webHidden/>
          </w:rPr>
          <w:tab/>
        </w:r>
        <w:r>
          <w:rPr>
            <w:noProof/>
            <w:webHidden/>
          </w:rPr>
          <w:fldChar w:fldCharType="begin"/>
        </w:r>
        <w:r>
          <w:rPr>
            <w:noProof/>
            <w:webHidden/>
          </w:rPr>
          <w:instrText xml:space="preserve"> PAGEREF _Toc262036288 \h </w:instrText>
        </w:r>
        <w:r>
          <w:rPr>
            <w:noProof/>
            <w:webHidden/>
          </w:rPr>
        </w:r>
        <w:r>
          <w:rPr>
            <w:noProof/>
            <w:webHidden/>
          </w:rPr>
          <w:fldChar w:fldCharType="separate"/>
        </w:r>
        <w:r>
          <w:rPr>
            <w:noProof/>
            <w:webHidden/>
          </w:rPr>
          <w:t>19</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89" w:history="1">
        <w:r w:rsidRPr="004147A1">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_Toc262036289 \h </w:instrText>
        </w:r>
        <w:r>
          <w:rPr>
            <w:noProof/>
            <w:webHidden/>
          </w:rPr>
        </w:r>
        <w:r>
          <w:rPr>
            <w:noProof/>
            <w:webHidden/>
          </w:rPr>
          <w:fldChar w:fldCharType="separate"/>
        </w:r>
        <w:r>
          <w:rPr>
            <w:noProof/>
            <w:webHidden/>
          </w:rPr>
          <w:t>19</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90" w:history="1">
        <w:r w:rsidRPr="004147A1">
          <w:rPr>
            <w:rStyle w:val="Hipervnculo"/>
            <w:noProof/>
          </w:rPr>
          <w:t>Fig. 2.5: Árbol modelo ([1]).</w:t>
        </w:r>
        <w:r>
          <w:rPr>
            <w:noProof/>
            <w:webHidden/>
          </w:rPr>
          <w:tab/>
        </w:r>
        <w:r>
          <w:rPr>
            <w:noProof/>
            <w:webHidden/>
          </w:rPr>
          <w:fldChar w:fldCharType="begin"/>
        </w:r>
        <w:r>
          <w:rPr>
            <w:noProof/>
            <w:webHidden/>
          </w:rPr>
          <w:instrText xml:space="preserve"> PAGEREF _Toc262036290 \h </w:instrText>
        </w:r>
        <w:r>
          <w:rPr>
            <w:noProof/>
            <w:webHidden/>
          </w:rPr>
        </w:r>
        <w:r>
          <w:rPr>
            <w:noProof/>
            <w:webHidden/>
          </w:rPr>
          <w:fldChar w:fldCharType="separate"/>
        </w:r>
        <w:r>
          <w:rPr>
            <w:noProof/>
            <w:webHidden/>
          </w:rPr>
          <w:t>23</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91" w:history="1">
        <w:r w:rsidRPr="004147A1">
          <w:rPr>
            <w:rStyle w:val="Hipervnculo"/>
            <w:noProof/>
          </w:rPr>
          <w:t xml:space="preserve">Fig. 2.6: Regresión con soporte de vectores: (a) ɛ </w:t>
        </w:r>
        <w:r w:rsidRPr="004147A1">
          <w:rPr>
            <w:rStyle w:val="Hipervnculo"/>
            <w:rFonts w:eastAsia="SymbolBS"/>
            <w:noProof/>
          </w:rPr>
          <w:t xml:space="preserve">= </w:t>
        </w:r>
        <w:r w:rsidRPr="004147A1">
          <w:rPr>
            <w:rStyle w:val="Hipervnculo"/>
            <w:noProof/>
          </w:rPr>
          <w:t xml:space="preserve">1, (b) ɛ </w:t>
        </w:r>
        <w:r w:rsidRPr="004147A1">
          <w:rPr>
            <w:rStyle w:val="Hipervnculo"/>
            <w:rFonts w:eastAsia="SymbolBS"/>
            <w:noProof/>
          </w:rPr>
          <w:t xml:space="preserve">= </w:t>
        </w:r>
        <w:r w:rsidRPr="004147A1">
          <w:rPr>
            <w:rStyle w:val="Hipervnculo"/>
            <w:noProof/>
          </w:rPr>
          <w:t xml:space="preserve">2, y (c) ɛ </w:t>
        </w:r>
        <w:r w:rsidRPr="004147A1">
          <w:rPr>
            <w:rStyle w:val="Hipervnculo"/>
            <w:rFonts w:eastAsia="SymbolBS"/>
            <w:noProof/>
          </w:rPr>
          <w:t xml:space="preserve">= </w:t>
        </w:r>
        <w:r w:rsidRPr="004147A1">
          <w:rPr>
            <w:rStyle w:val="Hipervnculo"/>
            <w:noProof/>
          </w:rPr>
          <w:t>0.5</w:t>
        </w:r>
        <w:r>
          <w:rPr>
            <w:noProof/>
            <w:webHidden/>
          </w:rPr>
          <w:tab/>
        </w:r>
        <w:r>
          <w:rPr>
            <w:noProof/>
            <w:webHidden/>
          </w:rPr>
          <w:fldChar w:fldCharType="begin"/>
        </w:r>
        <w:r>
          <w:rPr>
            <w:noProof/>
            <w:webHidden/>
          </w:rPr>
          <w:instrText xml:space="preserve"> PAGEREF _Toc262036291 \h </w:instrText>
        </w:r>
        <w:r>
          <w:rPr>
            <w:noProof/>
            <w:webHidden/>
          </w:rPr>
        </w:r>
        <w:r>
          <w:rPr>
            <w:noProof/>
            <w:webHidden/>
          </w:rPr>
          <w:fldChar w:fldCharType="separate"/>
        </w:r>
        <w:r>
          <w:rPr>
            <w:noProof/>
            <w:webHidden/>
          </w:rPr>
          <w:t>25</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92" w:history="1">
        <w:r w:rsidRPr="004147A1">
          <w:rPr>
            <w:rStyle w:val="Hipervnculo"/>
            <w:noProof/>
            <w:lang w:val="es-ES_tradnl"/>
          </w:rPr>
          <w:t>Fig. 2.7: Puntos de pronóstico del modelo de alta mar.</w:t>
        </w:r>
        <w:r>
          <w:rPr>
            <w:noProof/>
            <w:webHidden/>
          </w:rPr>
          <w:tab/>
        </w:r>
        <w:r>
          <w:rPr>
            <w:noProof/>
            <w:webHidden/>
          </w:rPr>
          <w:fldChar w:fldCharType="begin"/>
        </w:r>
        <w:r>
          <w:rPr>
            <w:noProof/>
            <w:webHidden/>
          </w:rPr>
          <w:instrText xml:space="preserve"> PAGEREF _Toc262036292 \h </w:instrText>
        </w:r>
        <w:r>
          <w:rPr>
            <w:noProof/>
            <w:webHidden/>
          </w:rPr>
        </w:r>
        <w:r>
          <w:rPr>
            <w:noProof/>
            <w:webHidden/>
          </w:rPr>
          <w:fldChar w:fldCharType="separate"/>
        </w:r>
        <w:r>
          <w:rPr>
            <w:noProof/>
            <w:webHidden/>
          </w:rPr>
          <w:t>27</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93" w:history="1">
        <w:r w:rsidRPr="004147A1">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_Toc262036293 \h </w:instrText>
        </w:r>
        <w:r>
          <w:rPr>
            <w:noProof/>
            <w:webHidden/>
          </w:rPr>
        </w:r>
        <w:r>
          <w:rPr>
            <w:noProof/>
            <w:webHidden/>
          </w:rPr>
          <w:fldChar w:fldCharType="separate"/>
        </w:r>
        <w:r>
          <w:rPr>
            <w:noProof/>
            <w:webHidden/>
          </w:rPr>
          <w:t>28</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94" w:history="1">
        <w:r w:rsidRPr="004147A1">
          <w:rPr>
            <w:rStyle w:val="Hipervnculo"/>
            <w:noProof/>
          </w:rPr>
          <w:t>Fig. 3.1: Partes de la ola.</w:t>
        </w:r>
        <w:r>
          <w:rPr>
            <w:noProof/>
            <w:webHidden/>
          </w:rPr>
          <w:tab/>
        </w:r>
        <w:r>
          <w:rPr>
            <w:noProof/>
            <w:webHidden/>
          </w:rPr>
          <w:fldChar w:fldCharType="begin"/>
        </w:r>
        <w:r>
          <w:rPr>
            <w:noProof/>
            <w:webHidden/>
          </w:rPr>
          <w:instrText xml:space="preserve"> PAGEREF _Toc262036294 \h </w:instrText>
        </w:r>
        <w:r>
          <w:rPr>
            <w:noProof/>
            <w:webHidden/>
          </w:rPr>
        </w:r>
        <w:r>
          <w:rPr>
            <w:noProof/>
            <w:webHidden/>
          </w:rPr>
          <w:fldChar w:fldCharType="separate"/>
        </w:r>
        <w:r>
          <w:rPr>
            <w:noProof/>
            <w:webHidden/>
          </w:rPr>
          <w:t>29</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95" w:history="1">
        <w:r w:rsidRPr="004147A1">
          <w:rPr>
            <w:rStyle w:val="Hipervnculo"/>
            <w:noProof/>
          </w:rPr>
          <w:t>Fig. 3.2: Grafico polar del espectro de olas ([36]).</w:t>
        </w:r>
        <w:r>
          <w:rPr>
            <w:noProof/>
            <w:webHidden/>
          </w:rPr>
          <w:tab/>
        </w:r>
        <w:r>
          <w:rPr>
            <w:noProof/>
            <w:webHidden/>
          </w:rPr>
          <w:fldChar w:fldCharType="begin"/>
        </w:r>
        <w:r>
          <w:rPr>
            <w:noProof/>
            <w:webHidden/>
          </w:rPr>
          <w:instrText xml:space="preserve"> PAGEREF _Toc262036295 \h </w:instrText>
        </w:r>
        <w:r>
          <w:rPr>
            <w:noProof/>
            <w:webHidden/>
          </w:rPr>
        </w:r>
        <w:r>
          <w:rPr>
            <w:noProof/>
            <w:webHidden/>
          </w:rPr>
          <w:fldChar w:fldCharType="separate"/>
        </w:r>
        <w:r>
          <w:rPr>
            <w:noProof/>
            <w:webHidden/>
          </w:rPr>
          <w:t>30</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96" w:history="1">
        <w:r w:rsidRPr="004147A1">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_Toc262036296 \h </w:instrText>
        </w:r>
        <w:r>
          <w:rPr>
            <w:noProof/>
            <w:webHidden/>
          </w:rPr>
        </w:r>
        <w:r>
          <w:rPr>
            <w:noProof/>
            <w:webHidden/>
          </w:rPr>
          <w:fldChar w:fldCharType="separate"/>
        </w:r>
        <w:r>
          <w:rPr>
            <w:noProof/>
            <w:webHidden/>
          </w:rPr>
          <w:t>32</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97" w:history="1">
        <w:r w:rsidRPr="004147A1">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_Toc262036297 \h </w:instrText>
        </w:r>
        <w:r>
          <w:rPr>
            <w:noProof/>
            <w:webHidden/>
          </w:rPr>
        </w:r>
        <w:r>
          <w:rPr>
            <w:noProof/>
            <w:webHidden/>
          </w:rPr>
          <w:fldChar w:fldCharType="separate"/>
        </w:r>
        <w:r>
          <w:rPr>
            <w:noProof/>
            <w:webHidden/>
          </w:rPr>
          <w:t>32</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98" w:history="1">
        <w:r w:rsidRPr="004147A1">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_Toc262036298 \h </w:instrText>
        </w:r>
        <w:r>
          <w:rPr>
            <w:noProof/>
            <w:webHidden/>
          </w:rPr>
        </w:r>
        <w:r>
          <w:rPr>
            <w:noProof/>
            <w:webHidden/>
          </w:rPr>
          <w:fldChar w:fldCharType="separate"/>
        </w:r>
        <w:r>
          <w:rPr>
            <w:noProof/>
            <w:webHidden/>
          </w:rPr>
          <w:t>33</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299" w:history="1">
        <w:r w:rsidRPr="004147A1">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_Toc262036299 \h </w:instrText>
        </w:r>
        <w:r>
          <w:rPr>
            <w:noProof/>
            <w:webHidden/>
          </w:rPr>
        </w:r>
        <w:r>
          <w:rPr>
            <w:noProof/>
            <w:webHidden/>
          </w:rPr>
          <w:fldChar w:fldCharType="separate"/>
        </w:r>
        <w:r>
          <w:rPr>
            <w:noProof/>
            <w:webHidden/>
          </w:rPr>
          <w:t>34</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00" w:history="1">
        <w:r w:rsidRPr="004147A1">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_Toc262036300 \h </w:instrText>
        </w:r>
        <w:r>
          <w:rPr>
            <w:noProof/>
            <w:webHidden/>
          </w:rPr>
        </w:r>
        <w:r>
          <w:rPr>
            <w:noProof/>
            <w:webHidden/>
          </w:rPr>
          <w:fldChar w:fldCharType="separate"/>
        </w:r>
        <w:r>
          <w:rPr>
            <w:noProof/>
            <w:webHidden/>
          </w:rPr>
          <w:t>35</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01" w:history="1">
        <w:r w:rsidRPr="004147A1">
          <w:rPr>
            <w:rStyle w:val="Hipervnculo"/>
            <w:noProof/>
          </w:rPr>
          <w:t>Tabla 3.1: Conjuntos de entrenamiento generados para la playa North-Shore.</w:t>
        </w:r>
        <w:r>
          <w:rPr>
            <w:noProof/>
            <w:webHidden/>
          </w:rPr>
          <w:tab/>
        </w:r>
        <w:r>
          <w:rPr>
            <w:noProof/>
            <w:webHidden/>
          </w:rPr>
          <w:fldChar w:fldCharType="begin"/>
        </w:r>
        <w:r>
          <w:rPr>
            <w:noProof/>
            <w:webHidden/>
          </w:rPr>
          <w:instrText xml:space="preserve"> PAGEREF _Toc262036301 \h </w:instrText>
        </w:r>
        <w:r>
          <w:rPr>
            <w:noProof/>
            <w:webHidden/>
          </w:rPr>
        </w:r>
        <w:r>
          <w:rPr>
            <w:noProof/>
            <w:webHidden/>
          </w:rPr>
          <w:fldChar w:fldCharType="separate"/>
        </w:r>
        <w:r>
          <w:rPr>
            <w:noProof/>
            <w:webHidden/>
          </w:rPr>
          <w:t>37</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02" w:history="1">
        <w:r w:rsidRPr="004147A1">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_Toc262036302 \h </w:instrText>
        </w:r>
        <w:r>
          <w:rPr>
            <w:noProof/>
            <w:webHidden/>
          </w:rPr>
        </w:r>
        <w:r>
          <w:rPr>
            <w:noProof/>
            <w:webHidden/>
          </w:rPr>
          <w:fldChar w:fldCharType="separate"/>
        </w:r>
        <w:r>
          <w:rPr>
            <w:noProof/>
            <w:webHidden/>
          </w:rPr>
          <w:t>38</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03" w:history="1">
        <w:r w:rsidRPr="004147A1">
          <w:rPr>
            <w:rStyle w:val="Hipervnculo"/>
            <w:noProof/>
          </w:rPr>
          <w:t>Tabla 4.2: Resultados generales de pruebas sobre la ola “Ala Moana”</w:t>
        </w:r>
        <w:r>
          <w:rPr>
            <w:noProof/>
            <w:webHidden/>
          </w:rPr>
          <w:tab/>
        </w:r>
        <w:r>
          <w:rPr>
            <w:noProof/>
            <w:webHidden/>
          </w:rPr>
          <w:fldChar w:fldCharType="begin"/>
        </w:r>
        <w:r>
          <w:rPr>
            <w:noProof/>
            <w:webHidden/>
          </w:rPr>
          <w:instrText xml:space="preserve"> PAGEREF _Toc262036303 \h </w:instrText>
        </w:r>
        <w:r>
          <w:rPr>
            <w:noProof/>
            <w:webHidden/>
          </w:rPr>
        </w:r>
        <w:r>
          <w:rPr>
            <w:noProof/>
            <w:webHidden/>
          </w:rPr>
          <w:fldChar w:fldCharType="separate"/>
        </w:r>
        <w:r>
          <w:rPr>
            <w:noProof/>
            <w:webHidden/>
          </w:rPr>
          <w:t>40</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04" w:history="1">
        <w:r w:rsidRPr="004147A1">
          <w:rPr>
            <w:rStyle w:val="Hipervnculo"/>
            <w:noProof/>
          </w:rPr>
          <w:t>Tabla 4.3: Resultados generales de pruebas sobre la ola “Diamond Head”</w:t>
        </w:r>
        <w:r>
          <w:rPr>
            <w:noProof/>
            <w:webHidden/>
          </w:rPr>
          <w:tab/>
        </w:r>
        <w:r>
          <w:rPr>
            <w:noProof/>
            <w:webHidden/>
          </w:rPr>
          <w:fldChar w:fldCharType="begin"/>
        </w:r>
        <w:r>
          <w:rPr>
            <w:noProof/>
            <w:webHidden/>
          </w:rPr>
          <w:instrText xml:space="preserve"> PAGEREF _Toc262036304 \h </w:instrText>
        </w:r>
        <w:r>
          <w:rPr>
            <w:noProof/>
            <w:webHidden/>
          </w:rPr>
        </w:r>
        <w:r>
          <w:rPr>
            <w:noProof/>
            <w:webHidden/>
          </w:rPr>
          <w:fldChar w:fldCharType="separate"/>
        </w:r>
        <w:r>
          <w:rPr>
            <w:noProof/>
            <w:webHidden/>
          </w:rPr>
          <w:t>41</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05" w:history="1">
        <w:r w:rsidRPr="004147A1">
          <w:rPr>
            <w:rStyle w:val="Hipervnculo"/>
            <w:noProof/>
          </w:rPr>
          <w:t>Tabla 4.4: Resultados generales de pruebas sobre la ola “North Shore”</w:t>
        </w:r>
        <w:r>
          <w:rPr>
            <w:noProof/>
            <w:webHidden/>
          </w:rPr>
          <w:tab/>
        </w:r>
        <w:r>
          <w:rPr>
            <w:noProof/>
            <w:webHidden/>
          </w:rPr>
          <w:fldChar w:fldCharType="begin"/>
        </w:r>
        <w:r>
          <w:rPr>
            <w:noProof/>
            <w:webHidden/>
          </w:rPr>
          <w:instrText xml:space="preserve"> PAGEREF _Toc262036305 \h </w:instrText>
        </w:r>
        <w:r>
          <w:rPr>
            <w:noProof/>
            <w:webHidden/>
          </w:rPr>
        </w:r>
        <w:r>
          <w:rPr>
            <w:noProof/>
            <w:webHidden/>
          </w:rPr>
          <w:fldChar w:fldCharType="separate"/>
        </w:r>
        <w:r>
          <w:rPr>
            <w:noProof/>
            <w:webHidden/>
          </w:rPr>
          <w:t>42</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06" w:history="1">
        <w:r w:rsidRPr="004147A1">
          <w:rPr>
            <w:rStyle w:val="Hipervnculo"/>
            <w:noProof/>
          </w:rPr>
          <w:t>Tabla 4.5: Resultados generales de pruebas sobre la ola “Windward”</w:t>
        </w:r>
        <w:r>
          <w:rPr>
            <w:noProof/>
            <w:webHidden/>
          </w:rPr>
          <w:tab/>
        </w:r>
        <w:r>
          <w:rPr>
            <w:noProof/>
            <w:webHidden/>
          </w:rPr>
          <w:fldChar w:fldCharType="begin"/>
        </w:r>
        <w:r>
          <w:rPr>
            <w:noProof/>
            <w:webHidden/>
          </w:rPr>
          <w:instrText xml:space="preserve"> PAGEREF _Toc262036306 \h </w:instrText>
        </w:r>
        <w:r>
          <w:rPr>
            <w:noProof/>
            <w:webHidden/>
          </w:rPr>
        </w:r>
        <w:r>
          <w:rPr>
            <w:noProof/>
            <w:webHidden/>
          </w:rPr>
          <w:fldChar w:fldCharType="separate"/>
        </w:r>
        <w:r>
          <w:rPr>
            <w:noProof/>
            <w:webHidden/>
          </w:rPr>
          <w:t>44</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07" w:history="1">
        <w:r w:rsidRPr="004147A1">
          <w:rPr>
            <w:rStyle w:val="Hipervnculo"/>
            <w:noProof/>
          </w:rPr>
          <w:t>Tabla 4.6: Resultados generales de pruebas sobre la ola “West Shore”</w:t>
        </w:r>
        <w:r>
          <w:rPr>
            <w:noProof/>
            <w:webHidden/>
          </w:rPr>
          <w:tab/>
        </w:r>
        <w:r>
          <w:rPr>
            <w:noProof/>
            <w:webHidden/>
          </w:rPr>
          <w:fldChar w:fldCharType="begin"/>
        </w:r>
        <w:r>
          <w:rPr>
            <w:noProof/>
            <w:webHidden/>
          </w:rPr>
          <w:instrText xml:space="preserve"> PAGEREF _Toc262036307 \h </w:instrText>
        </w:r>
        <w:r>
          <w:rPr>
            <w:noProof/>
            <w:webHidden/>
          </w:rPr>
        </w:r>
        <w:r>
          <w:rPr>
            <w:noProof/>
            <w:webHidden/>
          </w:rPr>
          <w:fldChar w:fldCharType="separate"/>
        </w:r>
        <w:r>
          <w:rPr>
            <w:noProof/>
            <w:webHidden/>
          </w:rPr>
          <w:t>45</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08" w:history="1">
        <w:r w:rsidRPr="004147A1">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_Toc262036308 \h </w:instrText>
        </w:r>
        <w:r>
          <w:rPr>
            <w:noProof/>
            <w:webHidden/>
          </w:rPr>
        </w:r>
        <w:r>
          <w:rPr>
            <w:noProof/>
            <w:webHidden/>
          </w:rPr>
          <w:fldChar w:fldCharType="separate"/>
        </w:r>
        <w:r>
          <w:rPr>
            <w:noProof/>
            <w:webHidden/>
          </w:rPr>
          <w:t>49</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09" w:history="1">
        <w:r w:rsidRPr="004147A1">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_Toc262036309 \h </w:instrText>
        </w:r>
        <w:r>
          <w:rPr>
            <w:noProof/>
            <w:webHidden/>
          </w:rPr>
        </w:r>
        <w:r>
          <w:rPr>
            <w:noProof/>
            <w:webHidden/>
          </w:rPr>
          <w:fldChar w:fldCharType="separate"/>
        </w:r>
        <w:r>
          <w:rPr>
            <w:noProof/>
            <w:webHidden/>
          </w:rPr>
          <w:t>49</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10" w:history="1">
        <w:r w:rsidRPr="004147A1">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_Toc262036310 \h </w:instrText>
        </w:r>
        <w:r>
          <w:rPr>
            <w:noProof/>
            <w:webHidden/>
          </w:rPr>
        </w:r>
        <w:r>
          <w:rPr>
            <w:noProof/>
            <w:webHidden/>
          </w:rPr>
          <w:fldChar w:fldCharType="separate"/>
        </w:r>
        <w:r>
          <w:rPr>
            <w:noProof/>
            <w:webHidden/>
          </w:rPr>
          <w:t>50</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11" w:history="1">
        <w:r w:rsidRPr="004147A1">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_Toc262036311 \h </w:instrText>
        </w:r>
        <w:r>
          <w:rPr>
            <w:noProof/>
            <w:webHidden/>
          </w:rPr>
        </w:r>
        <w:r>
          <w:rPr>
            <w:noProof/>
            <w:webHidden/>
          </w:rPr>
          <w:fldChar w:fldCharType="separate"/>
        </w:r>
        <w:r>
          <w:rPr>
            <w:noProof/>
            <w:webHidden/>
          </w:rPr>
          <w:t>51</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12" w:history="1">
        <w:r w:rsidRPr="004147A1">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_Toc262036312 \h </w:instrText>
        </w:r>
        <w:r>
          <w:rPr>
            <w:noProof/>
            <w:webHidden/>
          </w:rPr>
        </w:r>
        <w:r>
          <w:rPr>
            <w:noProof/>
            <w:webHidden/>
          </w:rPr>
          <w:fldChar w:fldCharType="separate"/>
        </w:r>
        <w:r>
          <w:rPr>
            <w:noProof/>
            <w:webHidden/>
          </w:rPr>
          <w:t>52</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13" w:history="1">
        <w:r w:rsidRPr="004147A1">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_Toc262036313 \h </w:instrText>
        </w:r>
        <w:r>
          <w:rPr>
            <w:noProof/>
            <w:webHidden/>
          </w:rPr>
        </w:r>
        <w:r>
          <w:rPr>
            <w:noProof/>
            <w:webHidden/>
          </w:rPr>
          <w:fldChar w:fldCharType="separate"/>
        </w:r>
        <w:r>
          <w:rPr>
            <w:noProof/>
            <w:webHidden/>
          </w:rPr>
          <w:t>53</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14" w:history="1">
        <w:r w:rsidRPr="004147A1">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_Toc262036314 \h </w:instrText>
        </w:r>
        <w:r>
          <w:rPr>
            <w:noProof/>
            <w:webHidden/>
          </w:rPr>
        </w:r>
        <w:r>
          <w:rPr>
            <w:noProof/>
            <w:webHidden/>
          </w:rPr>
          <w:fldChar w:fldCharType="separate"/>
        </w:r>
        <w:r>
          <w:rPr>
            <w:noProof/>
            <w:webHidden/>
          </w:rPr>
          <w:t>54</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15" w:history="1">
        <w:r w:rsidRPr="004147A1">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_Toc262036315 \h </w:instrText>
        </w:r>
        <w:r>
          <w:rPr>
            <w:noProof/>
            <w:webHidden/>
          </w:rPr>
        </w:r>
        <w:r>
          <w:rPr>
            <w:noProof/>
            <w:webHidden/>
          </w:rPr>
          <w:fldChar w:fldCharType="separate"/>
        </w:r>
        <w:r>
          <w:rPr>
            <w:noProof/>
            <w:webHidden/>
          </w:rPr>
          <w:t>54</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16" w:history="1">
        <w:r w:rsidRPr="004147A1">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_Toc262036316 \h </w:instrText>
        </w:r>
        <w:r>
          <w:rPr>
            <w:noProof/>
            <w:webHidden/>
          </w:rPr>
        </w:r>
        <w:r>
          <w:rPr>
            <w:noProof/>
            <w:webHidden/>
          </w:rPr>
          <w:fldChar w:fldCharType="separate"/>
        </w:r>
        <w:r>
          <w:rPr>
            <w:noProof/>
            <w:webHidden/>
          </w:rPr>
          <w:t>55</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17" w:history="1">
        <w:r w:rsidRPr="004147A1">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_Toc262036317 \h </w:instrText>
        </w:r>
        <w:r>
          <w:rPr>
            <w:noProof/>
            <w:webHidden/>
          </w:rPr>
        </w:r>
        <w:r>
          <w:rPr>
            <w:noProof/>
            <w:webHidden/>
          </w:rPr>
          <w:fldChar w:fldCharType="separate"/>
        </w:r>
        <w:r>
          <w:rPr>
            <w:noProof/>
            <w:webHidden/>
          </w:rPr>
          <w:t>56</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18" w:history="1">
        <w:r w:rsidRPr="004147A1">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_Toc262036318 \h </w:instrText>
        </w:r>
        <w:r>
          <w:rPr>
            <w:noProof/>
            <w:webHidden/>
          </w:rPr>
        </w:r>
        <w:r>
          <w:rPr>
            <w:noProof/>
            <w:webHidden/>
          </w:rPr>
          <w:fldChar w:fldCharType="separate"/>
        </w:r>
        <w:r>
          <w:rPr>
            <w:noProof/>
            <w:webHidden/>
          </w:rPr>
          <w:t>56</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19" w:history="1">
        <w:r w:rsidRPr="004147A1">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_Toc262036319 \h </w:instrText>
        </w:r>
        <w:r>
          <w:rPr>
            <w:noProof/>
            <w:webHidden/>
          </w:rPr>
        </w:r>
        <w:r>
          <w:rPr>
            <w:noProof/>
            <w:webHidden/>
          </w:rPr>
          <w:fldChar w:fldCharType="separate"/>
        </w:r>
        <w:r>
          <w:rPr>
            <w:noProof/>
            <w:webHidden/>
          </w:rPr>
          <w:t>57</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20" w:history="1">
        <w:r w:rsidRPr="004147A1">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_Toc262036320 \h </w:instrText>
        </w:r>
        <w:r>
          <w:rPr>
            <w:noProof/>
            <w:webHidden/>
          </w:rPr>
        </w:r>
        <w:r>
          <w:rPr>
            <w:noProof/>
            <w:webHidden/>
          </w:rPr>
          <w:fldChar w:fldCharType="separate"/>
        </w:r>
        <w:r>
          <w:rPr>
            <w:noProof/>
            <w:webHidden/>
          </w:rPr>
          <w:t>57</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21" w:history="1">
        <w:r w:rsidRPr="004147A1">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_Toc262036321 \h </w:instrText>
        </w:r>
        <w:r>
          <w:rPr>
            <w:noProof/>
            <w:webHidden/>
          </w:rPr>
        </w:r>
        <w:r>
          <w:rPr>
            <w:noProof/>
            <w:webHidden/>
          </w:rPr>
          <w:fldChar w:fldCharType="separate"/>
        </w:r>
        <w:r>
          <w:rPr>
            <w:noProof/>
            <w:webHidden/>
          </w:rPr>
          <w:t>58</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22" w:history="1">
        <w:r w:rsidRPr="004147A1">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_Toc262036322 \h </w:instrText>
        </w:r>
        <w:r>
          <w:rPr>
            <w:noProof/>
            <w:webHidden/>
          </w:rPr>
        </w:r>
        <w:r>
          <w:rPr>
            <w:noProof/>
            <w:webHidden/>
          </w:rPr>
          <w:fldChar w:fldCharType="separate"/>
        </w:r>
        <w:r>
          <w:rPr>
            <w:noProof/>
            <w:webHidden/>
          </w:rPr>
          <w:t>58</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23" w:history="1">
        <w:r w:rsidRPr="004147A1">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_Toc262036323 \h </w:instrText>
        </w:r>
        <w:r>
          <w:rPr>
            <w:noProof/>
            <w:webHidden/>
          </w:rPr>
        </w:r>
        <w:r>
          <w:rPr>
            <w:noProof/>
            <w:webHidden/>
          </w:rPr>
          <w:fldChar w:fldCharType="separate"/>
        </w:r>
        <w:r>
          <w:rPr>
            <w:noProof/>
            <w:webHidden/>
          </w:rPr>
          <w:t>59</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24" w:history="1">
        <w:r w:rsidRPr="004147A1">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_Toc262036324 \h </w:instrText>
        </w:r>
        <w:r>
          <w:rPr>
            <w:noProof/>
            <w:webHidden/>
          </w:rPr>
        </w:r>
        <w:r>
          <w:rPr>
            <w:noProof/>
            <w:webHidden/>
          </w:rPr>
          <w:fldChar w:fldCharType="separate"/>
        </w:r>
        <w:r>
          <w:rPr>
            <w:noProof/>
            <w:webHidden/>
          </w:rPr>
          <w:t>59</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25" w:history="1">
        <w:r w:rsidRPr="004147A1">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_Toc262036325 \h </w:instrText>
        </w:r>
        <w:r>
          <w:rPr>
            <w:noProof/>
            <w:webHidden/>
          </w:rPr>
        </w:r>
        <w:r>
          <w:rPr>
            <w:noProof/>
            <w:webHidden/>
          </w:rPr>
          <w:fldChar w:fldCharType="separate"/>
        </w:r>
        <w:r>
          <w:rPr>
            <w:noProof/>
            <w:webHidden/>
          </w:rPr>
          <w:t>60</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26" w:history="1">
        <w:r w:rsidRPr="004147A1">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_Toc262036326 \h </w:instrText>
        </w:r>
        <w:r>
          <w:rPr>
            <w:noProof/>
            <w:webHidden/>
          </w:rPr>
        </w:r>
        <w:r>
          <w:rPr>
            <w:noProof/>
            <w:webHidden/>
          </w:rPr>
          <w:fldChar w:fldCharType="separate"/>
        </w:r>
        <w:r>
          <w:rPr>
            <w:noProof/>
            <w:webHidden/>
          </w:rPr>
          <w:t>61</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27" w:history="1">
        <w:r w:rsidRPr="004147A1">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_Toc262036327 \h </w:instrText>
        </w:r>
        <w:r>
          <w:rPr>
            <w:noProof/>
            <w:webHidden/>
          </w:rPr>
        </w:r>
        <w:r>
          <w:rPr>
            <w:noProof/>
            <w:webHidden/>
          </w:rPr>
          <w:fldChar w:fldCharType="separate"/>
        </w:r>
        <w:r>
          <w:rPr>
            <w:noProof/>
            <w:webHidden/>
          </w:rPr>
          <w:t>62</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28" w:history="1">
        <w:r w:rsidRPr="004147A1">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_Toc262036328 \h </w:instrText>
        </w:r>
        <w:r>
          <w:rPr>
            <w:noProof/>
            <w:webHidden/>
          </w:rPr>
        </w:r>
        <w:r>
          <w:rPr>
            <w:noProof/>
            <w:webHidden/>
          </w:rPr>
          <w:fldChar w:fldCharType="separate"/>
        </w:r>
        <w:r>
          <w:rPr>
            <w:noProof/>
            <w:webHidden/>
          </w:rPr>
          <w:t>62</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29" w:history="1">
        <w:r w:rsidRPr="004147A1">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_Toc262036329 \h </w:instrText>
        </w:r>
        <w:r>
          <w:rPr>
            <w:noProof/>
            <w:webHidden/>
          </w:rPr>
        </w:r>
        <w:r>
          <w:rPr>
            <w:noProof/>
            <w:webHidden/>
          </w:rPr>
          <w:fldChar w:fldCharType="separate"/>
        </w:r>
        <w:r>
          <w:rPr>
            <w:noProof/>
            <w:webHidden/>
          </w:rPr>
          <w:t>63</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30" w:history="1">
        <w:r w:rsidRPr="004147A1">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_Toc262036330 \h </w:instrText>
        </w:r>
        <w:r>
          <w:rPr>
            <w:noProof/>
            <w:webHidden/>
          </w:rPr>
        </w:r>
        <w:r>
          <w:rPr>
            <w:noProof/>
            <w:webHidden/>
          </w:rPr>
          <w:fldChar w:fldCharType="separate"/>
        </w:r>
        <w:r>
          <w:rPr>
            <w:noProof/>
            <w:webHidden/>
          </w:rPr>
          <w:t>64</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31" w:history="1">
        <w:r w:rsidRPr="004147A1">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_Toc262036331 \h </w:instrText>
        </w:r>
        <w:r>
          <w:rPr>
            <w:noProof/>
            <w:webHidden/>
          </w:rPr>
        </w:r>
        <w:r>
          <w:rPr>
            <w:noProof/>
            <w:webHidden/>
          </w:rPr>
          <w:fldChar w:fldCharType="separate"/>
        </w:r>
        <w:r>
          <w:rPr>
            <w:noProof/>
            <w:webHidden/>
          </w:rPr>
          <w:t>64</w:t>
        </w:r>
        <w:r>
          <w:rPr>
            <w:noProof/>
            <w:webHidden/>
          </w:rPr>
          <w:fldChar w:fldCharType="end"/>
        </w:r>
      </w:hyperlink>
    </w:p>
    <w:p w:rsidR="00673060" w:rsidRDefault="00673060">
      <w:pPr>
        <w:pStyle w:val="Tabladeilustraciones"/>
        <w:tabs>
          <w:tab w:val="right" w:leader="dot" w:pos="8828"/>
        </w:tabs>
        <w:rPr>
          <w:rFonts w:eastAsiaTheme="minorEastAsia" w:cstheme="minorBidi"/>
          <w:noProof/>
          <w:szCs w:val="22"/>
          <w:lang w:val="es-ES"/>
        </w:rPr>
      </w:pPr>
      <w:hyperlink w:anchor="_Toc262036332" w:history="1">
        <w:r w:rsidRPr="004147A1">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_Toc262036332 \h </w:instrText>
        </w:r>
        <w:r>
          <w:rPr>
            <w:noProof/>
            <w:webHidden/>
          </w:rPr>
        </w:r>
        <w:r>
          <w:rPr>
            <w:noProof/>
            <w:webHidden/>
          </w:rPr>
          <w:fldChar w:fldCharType="separate"/>
        </w:r>
        <w:r>
          <w:rPr>
            <w:noProof/>
            <w:webHidden/>
          </w:rPr>
          <w:t>64</w:t>
        </w:r>
        <w:r>
          <w:rPr>
            <w:noProof/>
            <w:webHidden/>
          </w:rPr>
          <w:fldChar w:fldCharType="end"/>
        </w:r>
      </w:hyperlink>
    </w:p>
    <w:p w:rsidR="00B066E3" w:rsidRDefault="007C6628">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2036333"/>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2036334"/>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2036335"/>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2036336"/>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2036337"/>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8D29A3" w:rsidRPr="004269BF">
        <w:rPr>
          <w:rFonts w:asciiTheme="minorHAnsi" w:eastAsiaTheme="minorEastAsia" w:hAnsiTheme="minorHAnsi" w:cstheme="minorBidi"/>
          <w:lang w:val="es-ES_tradnl" w:eastAsia="en-US"/>
        </w:rPr>
        <w:t>playas diferentes:</w:t>
      </w:r>
      <w:r w:rsidR="008B545C" w:rsidRPr="004269BF">
        <w:rPr>
          <w:rFonts w:asciiTheme="minorHAnsi" w:eastAsiaTheme="minorEastAsia" w:hAnsiTheme="minorHAnsi" w:cstheme="minorBidi"/>
          <w:lang w:val="es-ES_tradnl" w:eastAsia="en-US"/>
        </w:rPr>
        <w:t xml:space="preserve"> Sunset, Diamond Head, Makapu,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2036338"/>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2036339"/>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2036340"/>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2036285"/>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numPr>
          <w:ins w:id="9" w:author="Daniela Godoy" w:date="2009-10-20T09:53:00Z"/>
        </w:numPr>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10" w:name="_Toc262036341"/>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10"/>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4269BF" w:rsidRDefault="007F2C8B" w:rsidP="00256323">
      <w:pPr>
        <w:pStyle w:val="Sinespaciado"/>
        <w:spacing w:after="200"/>
        <w:jc w:val="center"/>
        <w:rPr>
          <w:rFonts w:asciiTheme="minorHAnsi" w:hAnsiTheme="minorHAnsi" w:cstheme="minorHAnsi"/>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3)</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1" w:name="_Toc262036286"/>
      <w:r>
        <w:t>Tabla 2.</w:t>
      </w:r>
      <w:r w:rsidR="007F2C8B" w:rsidRPr="004269BF">
        <w:t xml:space="preserve">1: Relación años de experiencia, salario </w:t>
      </w:r>
      <w:r w:rsidR="00494336">
        <w:t>percibido (</w:t>
      </w:r>
      <w:r w:rsidR="00560F12">
        <w:t>[14]</w:t>
      </w:r>
      <w:r w:rsidR="007F2C8B" w:rsidRPr="004269BF">
        <w:t>).</w:t>
      </w:r>
      <w:bookmarkEnd w:id="11"/>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2" w:name="_Toc262036287"/>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2"/>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ins w:id="13" w:author="Daniela Godoy" w:date="2009-10-20T09:59:00Z"/>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4" w:name="_Toc262036342"/>
      <w:r>
        <w:rPr>
          <w:rFonts w:asciiTheme="minorHAnsi" w:hAnsiTheme="minorHAnsi" w:cstheme="minorHAnsi"/>
          <w:b/>
          <w:sz w:val="22"/>
          <w:szCs w:val="22"/>
        </w:rPr>
        <w:t>2.2.2 Redes neurales para regresión</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5" w:name="_Toc262036288"/>
      <w:r>
        <w:t>Fig. 2.</w:t>
      </w:r>
      <w:r w:rsidR="007F2C8B" w:rsidRPr="004269BF">
        <w:t>3</w:t>
      </w:r>
      <w:r>
        <w:t>:</w:t>
      </w:r>
      <w:r w:rsidR="007F2C8B" w:rsidRPr="004269BF">
        <w:t xml:space="preserve"> Modelo de una neurona artificial.</w:t>
      </w:r>
      <w:bookmarkEnd w:id="15"/>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6" w:name="_Toc262036289"/>
      <w:r>
        <w:t>Fig. 2.</w:t>
      </w:r>
      <w:r w:rsidR="007F2C8B" w:rsidRPr="004269BF">
        <w:t>4</w:t>
      </w:r>
      <w:r>
        <w:t>:</w:t>
      </w:r>
      <w:r w:rsidR="007F2C8B" w:rsidRPr="004269BF">
        <w:t xml:space="preserve"> Arquitectura de red neuronal Multilayer Feedforward.</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5F4E2C" w:rsidRPr="007C6628">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6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7" w:name="ncoj"/>
      <w:bookmarkEnd w:id="17"/>
      <w:r w:rsidR="007C6628"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7C6628" w:rsidRPr="004269BF">
        <w:rPr>
          <w:rFonts w:asciiTheme="minorHAnsi" w:hAnsiTheme="minorHAnsi" w:cstheme="minorHAnsi"/>
        </w:rPr>
        <w:fldChar w:fldCharType="separate"/>
      </w:r>
      <w:r w:rsidRPr="004269BF">
        <w:rPr>
          <w:rFonts w:asciiTheme="minorHAnsi" w:hAnsiTheme="minorHAnsi" w:cstheme="minorHAnsi"/>
        </w:rPr>
        <w:t>Gradiente</w:t>
      </w:r>
      <w:r w:rsidR="007C6628"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8" w:name="_Toc262036343"/>
      <w:r>
        <w:rPr>
          <w:rFonts w:asciiTheme="minorHAnsi" w:hAnsiTheme="minorHAnsi" w:cstheme="minorHAnsi"/>
          <w:b/>
          <w:sz w:val="22"/>
          <w:szCs w:val="22"/>
        </w:rPr>
        <w:t>2.2.3 Árboles modelos y de regresión</w:t>
      </w:r>
      <w:bookmarkEnd w:id="18"/>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8647"/>
                    <a:stretch>
                      <a:fillRect/>
                    </a:stretch>
                  </pic:blipFill>
                  <pic:spPr bwMode="auto">
                    <a:xfrm>
                      <a:off x="0" y="0"/>
                      <a:ext cx="4267835" cy="2696845"/>
                    </a:xfrm>
                    <a:prstGeom prst="rect">
                      <a:avLst/>
                    </a:prstGeom>
                    <a:noFill/>
                  </pic:spPr>
                </pic:pic>
              </a:graphicData>
            </a:graphic>
          </wp:anchor>
        </w:drawing>
      </w:r>
      <w:r w:rsidR="007C6628" w:rsidRPr="007C6628">
        <w:rPr>
          <w:rFonts w:asciiTheme="minorHAnsi" w:hAnsiTheme="minorHAnsi" w:cstheme="minorHAnsi"/>
        </w:rPr>
      </w:r>
      <w:r w:rsidR="007C6628">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9" w:name="_Toc262036290"/>
      <w:r w:rsidRPr="004269BF">
        <w:t>Fig. 2</w:t>
      </w:r>
      <w:r w:rsidR="00007D48">
        <w:t>.</w:t>
      </w:r>
      <w:r w:rsidRPr="004269BF">
        <w:t>5</w:t>
      </w:r>
      <w:r w:rsidR="00007D48">
        <w:t>:</w:t>
      </w:r>
      <w:r w:rsidRPr="004269BF">
        <w:t xml:space="preserve"> Árbol modelo (</w:t>
      </w:r>
      <w:r w:rsidR="00C07838">
        <w:t>[1]</w:t>
      </w:r>
      <w:r w:rsidRPr="004269BF">
        <w:t>).</w:t>
      </w:r>
      <w:bookmarkEnd w:id="19"/>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20" w:name="Regression"/>
      <w:bookmarkStart w:id="21" w:name="_Toc262036344"/>
      <w:bookmarkEnd w:id="20"/>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21"/>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2" w:name="_Toc262036291"/>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2"/>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3" w:name="_Toc262036345"/>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4" w:name="_Toc262036292"/>
      <w:r>
        <w:rPr>
          <w:lang w:val="es-ES_tradnl"/>
        </w:rPr>
        <w:lastRenderedPageBreak/>
        <w:t>Fig. 2.</w:t>
      </w:r>
      <w:r w:rsidR="007F2C8B" w:rsidRPr="004269BF">
        <w:rPr>
          <w:lang w:val="es-ES_tradnl"/>
        </w:rPr>
        <w:t>7: Puntos de pronóstico del modelo de alta mar.</w:t>
      </w:r>
      <w:bookmarkEnd w:id="24"/>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5" w:name="_Toc262036346"/>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5"/>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playa 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6" w:name="_Toc262036293"/>
      <w:r>
        <w:t>Tabla 2.2:</w:t>
      </w:r>
      <w:r w:rsidR="007F2C8B" w:rsidRPr="004269BF">
        <w:t xml:space="preserve"> Modelos de regresión utilizados en trabajos relacionados a la predicción de la altura de ola.</w:t>
      </w:r>
      <w:bookmarkEnd w:id="26"/>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7" w:name="_Toc262036347"/>
      <w:r w:rsidRPr="00295791">
        <w:rPr>
          <w:rFonts w:asciiTheme="minorHAnsi" w:hAnsiTheme="minorHAnsi" w:cstheme="minorHAnsi"/>
          <w:color w:val="auto"/>
          <w:sz w:val="40"/>
          <w:szCs w:val="40"/>
          <w:lang w:val="es-ES_tradnl"/>
        </w:rPr>
        <w:lastRenderedPageBreak/>
        <w:t>Capitulo 3 – Datos para predicción de oleaje</w:t>
      </w:r>
      <w:bookmarkEnd w:id="27"/>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8" w:name="_Toc262036348"/>
      <w:r w:rsidRPr="00BE351A">
        <w:rPr>
          <w:rFonts w:asciiTheme="minorHAnsi" w:hAnsiTheme="minorHAnsi" w:cstheme="minorHAnsi"/>
          <w:color w:val="auto"/>
          <w:sz w:val="24"/>
          <w:szCs w:val="24"/>
          <w:lang w:val="es-ES_tradnl"/>
        </w:rPr>
        <w:t>3.1 Olas – Conceptos generales</w:t>
      </w:r>
      <w:bookmarkEnd w:id="28"/>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2036294"/>
      <w:r w:rsidRPr="00BE351A">
        <w:t>Fig.</w:t>
      </w:r>
      <w:r w:rsidR="004A3E0B">
        <w:t xml:space="preserve"> </w:t>
      </w:r>
      <w:r w:rsidRPr="00BE351A">
        <w:t>3.1</w:t>
      </w:r>
      <w:r w:rsidR="004A3E0B">
        <w:t>:</w:t>
      </w:r>
      <w:r w:rsidRPr="00BE351A">
        <w:t xml:space="preserve"> Partes de la ola.</w:t>
      </w:r>
      <w:bookmarkEnd w:id="29"/>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7C6628"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7C6628"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7C6628"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7C6628"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7C6628"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7C6628"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30" w:name="_Toc262036295"/>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30"/>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1" w:name="_Toc262036349"/>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31"/>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2" w:name="_Ref245074793"/>
      <w:r w:rsidRPr="00BE351A">
        <w:rPr>
          <w:rStyle w:val="Refdenotaalpie"/>
          <w:rFonts w:asciiTheme="minorHAnsi" w:hAnsiTheme="minorHAnsi" w:cstheme="minorHAnsi"/>
        </w:rPr>
        <w:footnoteReference w:id="2"/>
      </w:r>
      <w:bookmarkEnd w:id="32"/>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BE351A" w:rsidP="004B2769">
      <w:pPr>
        <w:spacing w:after="200"/>
        <w:rPr>
          <w:rStyle w:val="apple-style-span"/>
          <w:rFonts w:asciiTheme="minorHAnsi" w:hAnsiTheme="minorHAnsi" w:cstheme="minorHAnsi"/>
          <w:color w:val="000000"/>
        </w:rPr>
      </w:pPr>
      <w:r w:rsidRPr="00BE351A">
        <w:rPr>
          <w:rFonts w:asciiTheme="minorHAnsi" w:hAnsiTheme="minorHAnsi" w:cstheme="minorHAnsi"/>
          <w:noProof/>
          <w:lang w:val="es-ES"/>
        </w:rPr>
        <w:drawing>
          <wp:inline distT="0" distB="0" distL="0" distR="0">
            <wp:extent cx="5610860" cy="3716020"/>
            <wp:effectExtent l="19050" t="0" r="8890" b="0"/>
            <wp:docPr id="31" name="Imagen 31" descr="hawaii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waii drawing"/>
                    <pic:cNvPicPr>
                      <a:picLocks noChangeAspect="1" noChangeArrowheads="1"/>
                    </pic:cNvPicPr>
                  </pic:nvPicPr>
                  <pic:blipFill>
                    <a:blip r:embed="rId28"/>
                    <a:srcRect/>
                    <a:stretch>
                      <a:fillRect/>
                    </a:stretch>
                  </pic:blipFill>
                  <pic:spPr bwMode="auto">
                    <a:xfrm>
                      <a:off x="0" y="0"/>
                      <a:ext cx="5610860" cy="3716020"/>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3" w:name="_Toc262036296"/>
      <w:r w:rsidRPr="00BE351A">
        <w:rPr>
          <w:rStyle w:val="apple-style-span"/>
          <w:color w:val="000000"/>
        </w:rPr>
        <w:lastRenderedPageBreak/>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4" w:name="_Toc262036297"/>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5" w:name="_Toc262036298"/>
      <w:r w:rsidRPr="00BE351A">
        <w:t>Fig. 3</w:t>
      </w:r>
      <w:r w:rsidR="00914508">
        <w:t>.</w:t>
      </w:r>
      <w:r w:rsidRPr="00BE351A">
        <w:t>5: Transformación de HSF a Base-cresta tomando como referencia la altura del surfista</w:t>
      </w:r>
      <w:r w:rsidR="00614E48">
        <w:t>.</w:t>
      </w:r>
      <w:bookmarkEnd w:id="35"/>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6" w:name="_Toc262036350"/>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6"/>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lastRenderedPageBreak/>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7" w:name="_Toc262036299"/>
      <w:r w:rsidRPr="00614E48">
        <w:t>Fig. 3.</w:t>
      </w:r>
      <w:r w:rsidR="00BE351A" w:rsidRPr="00614E48">
        <w:t>6: Vista general de las entradas y salidas de un modelo de olas genérico (</w:t>
      </w:r>
      <w:r w:rsidR="004F3A8D">
        <w:t>[36]</w:t>
      </w:r>
      <w:r w:rsidR="00BE351A" w:rsidRPr="00614E48">
        <w:t>).</w:t>
      </w:r>
      <w:bookmarkEnd w:id="37"/>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4A100B" w:rsidRPr="004A100B">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irección de ola 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ab/>
        <w:t>NOAA mantiene archivos de Hindcast</w:t>
      </w:r>
      <w:bookmarkStart w:id="38" w:name="_Ref245074755"/>
      <w:r w:rsidRPr="00BE351A">
        <w:rPr>
          <w:rStyle w:val="Refdenotaalpie"/>
          <w:rFonts w:asciiTheme="minorHAnsi" w:hAnsiTheme="minorHAnsi" w:cstheme="minorHAnsi"/>
          <w:color w:val="000000"/>
        </w:rPr>
        <w:footnoteReference w:id="3"/>
      </w:r>
      <w:bookmarkEnd w:id="38"/>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3"/>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9" w:name="_Toc262036300"/>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9"/>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40" w:name="_Toc262036351"/>
      <w:r w:rsidRPr="00C3458F">
        <w:rPr>
          <w:rStyle w:val="apple-style-span"/>
          <w:rFonts w:asciiTheme="minorHAnsi" w:hAnsiTheme="minorHAnsi" w:cstheme="minorHAnsi"/>
          <w:color w:val="000000"/>
          <w:sz w:val="24"/>
          <w:szCs w:val="24"/>
        </w:rPr>
        <w:t>3.4 Pre procesamiento</w:t>
      </w:r>
      <w:bookmarkEnd w:id="40"/>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lastRenderedPageBreak/>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1" w:name="_Toc262036352"/>
      <w:r w:rsidRPr="005D7687">
        <w:rPr>
          <w:rStyle w:val="apple-style-span"/>
          <w:rFonts w:asciiTheme="minorHAnsi" w:hAnsiTheme="minorHAnsi" w:cstheme="minorHAnsi"/>
          <w:color w:val="000000"/>
          <w:sz w:val="24"/>
          <w:szCs w:val="24"/>
        </w:rPr>
        <w:t>3.5 Modelos de instancia</w:t>
      </w:r>
      <w:bookmarkEnd w:id="41"/>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A continuación se detallan las instancias y conjuntos de entrenamiento generados.</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1:</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en la playa. </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2:</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dos puntos, X1 y X2, del modelo WAVEWATCH III. Generalmente una playa está rodeada por más de un punto del modelo, por este motivo se diseño una instancia que contenga la información de los diferentes puntos que rodean una determinada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lastRenderedPageBreak/>
        <w:t>Instancia 3:</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un punto del modelo de WAVEWATCH III, pero con la información de ese punto de las últimas N lecturas. De esta manera se obtiene el último estado del mar, más la información de los últimos N-1 estados. Este modelo fue propuesto para experimentar si el clasificador mejoraba las predicciones, por el hecho de contar con información acerca de cómo es que el estado actual del mar fue desarrollándose los días anteriores.</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2" w:name="_Toc262036353"/>
      <w:r w:rsidRPr="005D7687">
        <w:rPr>
          <w:rStyle w:val="apple-style-span"/>
          <w:rFonts w:asciiTheme="minorHAnsi" w:hAnsiTheme="minorHAnsi" w:cstheme="minorHAnsi"/>
          <w:color w:val="000000"/>
          <w:sz w:val="24"/>
          <w:szCs w:val="24"/>
        </w:rPr>
        <w:t>3.6 Conjuntos de entrenamiento</w:t>
      </w:r>
      <w:bookmarkEnd w:id="42"/>
      <w:r w:rsidRPr="005D7687">
        <w:rPr>
          <w:rStyle w:val="apple-style-span"/>
          <w:rFonts w:asciiTheme="minorHAnsi" w:hAnsiTheme="minorHAnsi" w:cstheme="minorHAnsi"/>
          <w:color w:val="000000"/>
          <w:sz w:val="24"/>
          <w:szCs w:val="24"/>
        </w:rPr>
        <w:tab/>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Los datos disponibles para armar los conjuntos de entrenamiento pertenecían al periodo 1997-2004. Se probaron armar conjuntos de entrenamiento con las diferentes modelos de instancias y utilizando diferentes rangos de fechas (ver </w:t>
      </w:r>
      <w:r w:rsidR="005D7687">
        <w:rPr>
          <w:rStyle w:val="apple-style-span"/>
          <w:rFonts w:asciiTheme="minorHAnsi" w:hAnsiTheme="minorHAnsi" w:cstheme="minorHAnsi"/>
          <w:color w:val="000000"/>
        </w:rPr>
        <w:t>Tabla</w:t>
      </w:r>
      <w:r w:rsidRPr="00BE351A">
        <w:rPr>
          <w:rStyle w:val="apple-style-span"/>
          <w:rFonts w:asciiTheme="minorHAnsi" w:hAnsiTheme="minorHAnsi" w:cstheme="minorHAnsi"/>
          <w:color w:val="000000"/>
        </w:rPr>
        <w:t xml:space="preserve"> </w:t>
      </w:r>
      <w:r w:rsidR="005D7687">
        <w:rPr>
          <w:rStyle w:val="apple-style-span"/>
          <w:rFonts w:asciiTheme="minorHAnsi" w:hAnsiTheme="minorHAnsi" w:cstheme="minorHAnsi"/>
          <w:color w:val="000000"/>
        </w:rPr>
        <w:t>3.1</w:t>
      </w:r>
      <w:r w:rsidRPr="00BE351A">
        <w:rPr>
          <w:rStyle w:val="apple-style-span"/>
          <w:rFonts w:asciiTheme="minorHAnsi" w:hAnsiTheme="minorHAnsi" w:cstheme="minorHAnsi"/>
          <w:color w:val="000000"/>
        </w:rPr>
        <w:t xml:space="preserve">). Por ejemplo se armaron conjuntos de entrenamiento con información desde el año 1997 hasta el 2004. También se generaron conjuntos de entrenamiento, que abarcaban menos años, por ejemplo del 2002 al 2004. Inclusive se tuvo en cuenta los ciclos naturales de las olas de cada playa. Por ejemplo el North Shore posee dos épocas marcadas en cuanto a tamaño de olas. Así es que se generaron conjuntos de entrenamientos independientes para cada época de olas.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3"/>
        <w:gridCol w:w="1164"/>
        <w:gridCol w:w="990"/>
        <w:gridCol w:w="1427"/>
        <w:gridCol w:w="2548"/>
        <w:gridCol w:w="1143"/>
        <w:gridCol w:w="1289"/>
      </w:tblGrid>
      <w:tr w:rsidR="00BE351A" w:rsidRPr="00BE351A" w:rsidTr="008B4A52">
        <w:tc>
          <w:tcPr>
            <w:tcW w:w="493"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Id</w:t>
            </w:r>
          </w:p>
        </w:tc>
        <w:tc>
          <w:tcPr>
            <w:tcW w:w="1165"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Modelo instancia</w:t>
            </w:r>
          </w:p>
        </w:tc>
        <w:tc>
          <w:tcPr>
            <w:tcW w:w="990"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Numero</w:t>
            </w:r>
          </w:p>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lecturas</w:t>
            </w:r>
          </w:p>
        </w:tc>
        <w:tc>
          <w:tcPr>
            <w:tcW w:w="1429"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Puntos WWIII</w:t>
            </w:r>
          </w:p>
        </w:tc>
        <w:tc>
          <w:tcPr>
            <w:tcW w:w="2552"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Fecha</w:t>
            </w:r>
          </w:p>
        </w:tc>
        <w:tc>
          <w:tcPr>
            <w:tcW w:w="1134"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#Instancias</w:t>
            </w:r>
          </w:p>
        </w:tc>
        <w:tc>
          <w:tcPr>
            <w:tcW w:w="1291"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Playa</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8</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Noviembre - Marzo;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rPr>
          <w:trHeight w:val="141"/>
        </w:trPr>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9</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Abril – Octubre;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630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bl>
    <w:p w:rsidR="00BE351A" w:rsidRPr="00614E48" w:rsidRDefault="005D7687" w:rsidP="00614E48">
      <w:pPr>
        <w:pStyle w:val="estilofiguras"/>
        <w:rPr>
          <w:rStyle w:val="apple-style-span"/>
        </w:rPr>
      </w:pPr>
      <w:bookmarkStart w:id="43" w:name="_Toc262036301"/>
      <w:r w:rsidRPr="00614E48">
        <w:t>Tabla 3.1</w:t>
      </w:r>
      <w:r w:rsidR="00614E48" w:rsidRPr="00614E48">
        <w:t>:</w:t>
      </w:r>
      <w:r w:rsidR="00BE351A" w:rsidRPr="00614E48">
        <w:t xml:space="preserve"> Conjuntos de entrenamiento generados para la playa North-Shore</w:t>
      </w:r>
      <w:r w:rsidR="00BE351A" w:rsidRPr="00614E48">
        <w:rPr>
          <w:rStyle w:val="apple-style-span"/>
        </w:rPr>
        <w:t>.</w:t>
      </w:r>
      <w:bookmarkEnd w:id="43"/>
    </w:p>
    <w:p w:rsidR="005F4E2C" w:rsidRDefault="005F4E2C" w:rsidP="00F273F3">
      <w:pPr>
        <w:spacing w:after="200" w:line="276" w:lineRule="auto"/>
        <w:jc w:val="both"/>
        <w:rPr>
          <w:rFonts w:asciiTheme="minorHAnsi" w:eastAsiaTheme="minorEastAsia" w:hAnsiTheme="minorHAnsi" w:cstheme="minorBidi"/>
          <w:b/>
          <w:lang w:val="es-ES_tradnl" w:eastAsia="en-US"/>
        </w:rPr>
        <w:sectPr w:rsidR="005F4E2C"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4" w:name="_Toc262036354"/>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4"/>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5" w:name="_Toc262036355"/>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6" w:name="_Toc262036302"/>
      <w:r w:rsidRPr="008E2945">
        <w:t xml:space="preserve">Tabla </w:t>
      </w:r>
      <w:r w:rsidR="00C756DC">
        <w:t>4</w:t>
      </w:r>
      <w:r w:rsidRPr="008E2945">
        <w:t>.1: Algoritmos de aprendizaje de maquina estudiados</w:t>
      </w:r>
      <w:bookmarkEnd w:id="46"/>
    </w:p>
    <w:p w:rsidR="008E2945" w:rsidRPr="00606A89" w:rsidRDefault="00606A89" w:rsidP="00606A89">
      <w:pPr>
        <w:pStyle w:val="Ttulo3"/>
        <w:rPr>
          <w:rFonts w:asciiTheme="minorHAnsi" w:hAnsiTheme="minorHAnsi" w:cstheme="minorHAnsi"/>
          <w:sz w:val="22"/>
          <w:szCs w:val="22"/>
        </w:rPr>
      </w:pPr>
      <w:bookmarkStart w:id="47" w:name="_Toc262036356"/>
      <w:r w:rsidRPr="00606A89">
        <w:rPr>
          <w:rFonts w:asciiTheme="minorHAnsi" w:hAnsiTheme="minorHAnsi" w:cstheme="minorHAnsi"/>
          <w:sz w:val="22"/>
          <w:szCs w:val="22"/>
        </w:rPr>
        <w:t xml:space="preserve">4.1.1 </w:t>
      </w:r>
      <w:r w:rsidR="008E2945" w:rsidRPr="00606A89">
        <w:rPr>
          <w:rFonts w:asciiTheme="minorHAnsi" w:hAnsiTheme="minorHAnsi" w:cstheme="minorHAnsi"/>
          <w:sz w:val="22"/>
          <w:szCs w:val="22"/>
        </w:rPr>
        <w:t>Parametrización</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playas.</w:t>
      </w:r>
    </w:p>
    <w:p w:rsidR="008E2945" w:rsidRPr="001928C6" w:rsidRDefault="001928C6" w:rsidP="001928C6">
      <w:pPr>
        <w:pStyle w:val="Ttulo3"/>
        <w:rPr>
          <w:rFonts w:asciiTheme="minorHAnsi" w:hAnsiTheme="minorHAnsi" w:cstheme="minorHAnsi"/>
          <w:sz w:val="22"/>
          <w:szCs w:val="22"/>
        </w:rPr>
      </w:pPr>
      <w:bookmarkStart w:id="48" w:name="_Toc262036357"/>
      <w:r w:rsidRPr="001928C6">
        <w:rPr>
          <w:rFonts w:asciiTheme="minorHAnsi" w:hAnsiTheme="minorHAnsi" w:cstheme="minorHAnsi"/>
          <w:sz w:val="22"/>
          <w:szCs w:val="22"/>
        </w:rPr>
        <w:t xml:space="preserve">4.1.2 </w:t>
      </w:r>
      <w:r w:rsidR="008E2945" w:rsidRPr="001928C6">
        <w:rPr>
          <w:rFonts w:asciiTheme="minorHAnsi" w:hAnsiTheme="minorHAnsi" w:cstheme="minorHAnsi"/>
          <w:sz w:val="22"/>
          <w:szCs w:val="22"/>
        </w:rPr>
        <w:t>Medidas de evaluación utilizadas</w:t>
      </w:r>
      <w:bookmarkEnd w:id="48"/>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Una vez entrenado un clasificador es necesario evaluar su desempeño. Para este fin se utilizan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En este trabajo se utilizó la técnica de validación cruzada de 10 conjuntos (Ver capítulo 2 – Estado del arte), para realizar la optimización de los parámetros (explicado a continuación) de los clasificadores. Mientras que para el entrenamiento y  validación final de cada clasificador se utilizó un conjunto de entrenamiento independiente y se realizó 10 veces 10 fold-cross validation. En ambas casos se calcularon dos indicadores para medir el desempeño de los clasificadores: la correlación y el error absoluto promedio.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lastRenderedPageBreak/>
        <w:tab/>
        <w:t>La correlación indica cual es el grado de relación entre el valor predicho y el valor verdadero. El valor de correlación se encuentra en el intervalo [-1,1], siendo los extremos indicadores de buen comportamiento del clasificador, no así los valores cercanos a 0.</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El error absoluto promedio, indica el promedio entre la diferencia del valor predicho y el valor verdadero en cada instancia de prueba. Mientras menor se este indicador mejor clasificador tendremos.</w:t>
      </w:r>
    </w:p>
    <w:p w:rsidR="008E2945" w:rsidRPr="001928C6" w:rsidRDefault="001928C6" w:rsidP="001928C6">
      <w:pPr>
        <w:pStyle w:val="Ttulo2"/>
        <w:spacing w:before="0" w:after="200"/>
        <w:rPr>
          <w:rFonts w:asciiTheme="minorHAnsi" w:hAnsiTheme="minorHAnsi" w:cstheme="minorHAnsi"/>
          <w:color w:val="auto"/>
          <w:sz w:val="24"/>
          <w:szCs w:val="24"/>
        </w:rPr>
      </w:pPr>
      <w:bookmarkStart w:id="49" w:name="_Toc262036358"/>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9"/>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8E2945" w:rsidRPr="001928C6" w:rsidRDefault="001928C6" w:rsidP="001928C6">
      <w:pPr>
        <w:pStyle w:val="Ttulo2"/>
        <w:spacing w:before="0" w:after="200"/>
        <w:rPr>
          <w:rFonts w:asciiTheme="minorHAnsi" w:hAnsiTheme="minorHAnsi" w:cstheme="minorHAnsi"/>
          <w:color w:val="auto"/>
          <w:sz w:val="24"/>
          <w:szCs w:val="24"/>
        </w:rPr>
      </w:pPr>
      <w:bookmarkStart w:id="50" w:name="_Toc262036359"/>
      <w:r w:rsidRPr="001928C6">
        <w:rPr>
          <w:rFonts w:asciiTheme="minorHAnsi" w:hAnsiTheme="minorHAnsi" w:cstheme="minorHAnsi"/>
          <w:color w:val="auto"/>
          <w:sz w:val="24"/>
          <w:szCs w:val="24"/>
        </w:rPr>
        <w:t xml:space="preserve">4.3 </w:t>
      </w:r>
      <w:r w:rsidR="008E2945" w:rsidRPr="001928C6">
        <w:rPr>
          <w:rFonts w:asciiTheme="minorHAnsi" w:hAnsiTheme="minorHAnsi" w:cstheme="minorHAnsi"/>
          <w:color w:val="auto"/>
          <w:sz w:val="24"/>
          <w:szCs w:val="24"/>
        </w:rPr>
        <w:t>Resultados generales</w:t>
      </w:r>
      <w:bookmarkEnd w:id="50"/>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4.1</w:t>
      </w:r>
      <w:r w:rsidRPr="008E2945">
        <w:rPr>
          <w:rFonts w:asciiTheme="minorHAnsi" w:hAnsiTheme="minorHAnsi" w:cstheme="minorHAnsi"/>
        </w:rPr>
        <w:t xml:space="preserve">. Debido a la gran cantidad de experimentos los mismos fueron divididos por playa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1928C6" w:rsidRDefault="001928C6" w:rsidP="001928C6">
      <w:pPr>
        <w:pStyle w:val="Ttulo3"/>
        <w:rPr>
          <w:rFonts w:asciiTheme="minorHAnsi" w:hAnsiTheme="minorHAnsi" w:cstheme="minorHAnsi"/>
          <w:sz w:val="22"/>
          <w:szCs w:val="22"/>
        </w:rPr>
      </w:pPr>
      <w:bookmarkStart w:id="51" w:name="_Toc262036360"/>
      <w:r w:rsidRPr="001928C6">
        <w:rPr>
          <w:rFonts w:asciiTheme="minorHAnsi" w:hAnsiTheme="minorHAnsi" w:cstheme="minorHAnsi"/>
          <w:sz w:val="22"/>
          <w:szCs w:val="22"/>
        </w:rPr>
        <w:t xml:space="preserve">4.3.1 </w:t>
      </w:r>
      <w:r w:rsidR="008E2945" w:rsidRPr="001928C6">
        <w:rPr>
          <w:rFonts w:asciiTheme="minorHAnsi" w:hAnsiTheme="minorHAnsi" w:cstheme="minorHAnsi"/>
          <w:sz w:val="22"/>
          <w:szCs w:val="22"/>
        </w:rPr>
        <w:t>Re</w:t>
      </w:r>
      <w:r w:rsidRPr="001928C6">
        <w:rPr>
          <w:rFonts w:asciiTheme="minorHAnsi" w:hAnsiTheme="minorHAnsi" w:cstheme="minorHAnsi"/>
          <w:sz w:val="22"/>
          <w:szCs w:val="22"/>
        </w:rPr>
        <w:t>sultados generales en Ala Moana</w:t>
      </w:r>
      <w:bookmarkEnd w:id="51"/>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2" w:name="_Toc262036303"/>
      <w:r w:rsidRPr="008E2945">
        <w:t xml:space="preserve">Tabla </w:t>
      </w:r>
      <w:r w:rsidR="00C756DC">
        <w:t>4</w:t>
      </w:r>
      <w:r w:rsidRPr="008E2945">
        <w:t>.2: Resultados generales de pruebas sobre la ola “Ala Moana”</w:t>
      </w:r>
      <w:bookmarkEnd w:id="52"/>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3" w:name="_Toc262036361"/>
      <w:r w:rsidRPr="00B36AAC">
        <w:rPr>
          <w:rFonts w:asciiTheme="minorHAnsi" w:hAnsiTheme="minorHAnsi" w:cstheme="minorHAnsi"/>
          <w:sz w:val="22"/>
          <w:szCs w:val="22"/>
        </w:rPr>
        <w:t xml:space="preserve">4.3.2 </w:t>
      </w:r>
      <w:r w:rsidR="008E2945" w:rsidRPr="00B36AAC">
        <w:rPr>
          <w:rFonts w:asciiTheme="minorHAnsi" w:hAnsiTheme="minorHAnsi" w:cstheme="minorHAnsi"/>
          <w:sz w:val="22"/>
          <w:szCs w:val="22"/>
        </w:rPr>
        <w:t>Resul</w:t>
      </w:r>
      <w:r w:rsidRPr="00B36AAC">
        <w:rPr>
          <w:rFonts w:asciiTheme="minorHAnsi" w:hAnsiTheme="minorHAnsi" w:cstheme="minorHAnsi"/>
          <w:sz w:val="22"/>
          <w:szCs w:val="22"/>
        </w:rPr>
        <w:t>tados generales en Diamond Head</w:t>
      </w:r>
      <w:bookmarkEnd w:id="53"/>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lastRenderedPageBreak/>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54" w:name="_Toc262036304"/>
      <w:r w:rsidRPr="008E2945">
        <w:t xml:space="preserve">Tabla </w:t>
      </w:r>
      <w:r w:rsidR="00C756DC">
        <w:t>4</w:t>
      </w:r>
      <w:r w:rsidRPr="008E2945">
        <w:t>.3: Resultados generales de pruebas sobre la ola “Diamond Head”</w:t>
      </w:r>
      <w:bookmarkEnd w:id="54"/>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5" w:name="_Toc262036362"/>
      <w:r w:rsidRPr="00B36AAC">
        <w:rPr>
          <w:rFonts w:asciiTheme="minorHAnsi" w:hAnsiTheme="minorHAnsi" w:cstheme="minorHAnsi"/>
          <w:sz w:val="22"/>
          <w:szCs w:val="22"/>
        </w:rPr>
        <w:lastRenderedPageBreak/>
        <w:t xml:space="preserve">4.3.3 </w:t>
      </w:r>
      <w:r w:rsidR="008E2945" w:rsidRPr="00B36AAC">
        <w:rPr>
          <w:rFonts w:asciiTheme="minorHAnsi" w:hAnsiTheme="minorHAnsi" w:cstheme="minorHAnsi"/>
          <w:sz w:val="22"/>
          <w:szCs w:val="22"/>
        </w:rPr>
        <w:t>Resultado</w:t>
      </w:r>
      <w:r w:rsidRPr="00B36AAC">
        <w:rPr>
          <w:rFonts w:asciiTheme="minorHAnsi" w:hAnsiTheme="minorHAnsi" w:cstheme="minorHAnsi"/>
          <w:sz w:val="22"/>
          <w:szCs w:val="22"/>
        </w:rPr>
        <w:t>s generales en North Shore</w:t>
      </w:r>
      <w:bookmarkEnd w:id="55"/>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56" w:name="_Toc262036305"/>
      <w:r w:rsidRPr="00F0042F">
        <w:t xml:space="preserve">Tabla </w:t>
      </w:r>
      <w:r w:rsidR="00C756DC">
        <w:t>4</w:t>
      </w:r>
      <w:r w:rsidRPr="00F0042F">
        <w:t>.4: Resultados generales de pruebas sobre la ola “North Shore”</w:t>
      </w:r>
      <w:bookmarkEnd w:id="56"/>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lastRenderedPageBreak/>
        <w:t>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3.2 y 3.3) como mejor opción.</w:t>
      </w:r>
    </w:p>
    <w:p w:rsidR="008E2945" w:rsidRPr="00046C4B" w:rsidRDefault="00046C4B" w:rsidP="00046C4B">
      <w:pPr>
        <w:pStyle w:val="Ttulo3"/>
        <w:rPr>
          <w:rFonts w:asciiTheme="minorHAnsi" w:hAnsiTheme="minorHAnsi" w:cstheme="minorHAnsi"/>
          <w:sz w:val="22"/>
          <w:szCs w:val="22"/>
        </w:rPr>
      </w:pPr>
      <w:bookmarkStart w:id="57" w:name="_Toc262036363"/>
      <w:r w:rsidRPr="00046C4B">
        <w:rPr>
          <w:rFonts w:asciiTheme="minorHAnsi" w:hAnsiTheme="minorHAnsi" w:cstheme="minorHAnsi"/>
          <w:sz w:val="22"/>
          <w:szCs w:val="22"/>
        </w:rPr>
        <w:t xml:space="preserve">4.3.4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esultados generales en Windward</w:t>
      </w:r>
      <w:bookmarkEnd w:id="57"/>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58" w:name="_Toc262036306"/>
      <w:r w:rsidRPr="00F0042F">
        <w:t xml:space="preserve">Tabla </w:t>
      </w:r>
      <w:r w:rsidR="00C756DC">
        <w:t>4</w:t>
      </w:r>
      <w:r w:rsidRPr="00F0042F">
        <w:t>.5: Resultados generales de pruebas sobre la ola “Windward”</w:t>
      </w:r>
      <w:bookmarkEnd w:id="58"/>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Windward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46C4B" w:rsidP="00046C4B">
      <w:pPr>
        <w:pStyle w:val="Ttulo3"/>
        <w:rPr>
          <w:rFonts w:asciiTheme="minorHAnsi" w:hAnsiTheme="minorHAnsi" w:cstheme="minorHAnsi"/>
          <w:sz w:val="22"/>
          <w:szCs w:val="22"/>
        </w:rPr>
      </w:pPr>
      <w:bookmarkStart w:id="59" w:name="_Toc262036364"/>
      <w:r w:rsidRPr="00046C4B">
        <w:rPr>
          <w:rFonts w:asciiTheme="minorHAnsi" w:hAnsiTheme="minorHAnsi" w:cstheme="minorHAnsi"/>
          <w:sz w:val="22"/>
          <w:szCs w:val="22"/>
        </w:rPr>
        <w:t xml:space="preserve">4.3.5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esultados generales en West Shore</w:t>
      </w:r>
      <w:bookmarkEnd w:id="59"/>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0" w:name="_Toc262036307"/>
      <w:r w:rsidRPr="00F0042F">
        <w:t xml:space="preserve">Tabla </w:t>
      </w:r>
      <w:r w:rsidR="00C756DC">
        <w:t>4</w:t>
      </w:r>
      <w:r w:rsidRPr="00F0042F">
        <w:t>.6: Resultados generales de pruebas sobre la ola “West Shore”</w:t>
      </w:r>
      <w:bookmarkEnd w:id="60"/>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este último caso de estudio, sobre la ola West Shore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61" w:name="_Toc262036365"/>
      <w:r w:rsidRPr="0035750D">
        <w:rPr>
          <w:rFonts w:asciiTheme="minorHAnsi" w:hAnsiTheme="minorHAnsi" w:cstheme="minorHAnsi"/>
          <w:color w:val="auto"/>
          <w:sz w:val="24"/>
          <w:szCs w:val="24"/>
        </w:rPr>
        <w:t xml:space="preserve">4.4 </w:t>
      </w:r>
      <w:r w:rsidR="008E2945" w:rsidRPr="0035750D">
        <w:rPr>
          <w:rFonts w:asciiTheme="minorHAnsi" w:hAnsiTheme="minorHAnsi" w:cstheme="minorHAnsi"/>
          <w:color w:val="auto"/>
          <w:sz w:val="24"/>
          <w:szCs w:val="24"/>
        </w:rPr>
        <w:t>Algoritmo de aprendizaje y modelo de instancia seleccionado</w:t>
      </w:r>
      <w:bookmarkEnd w:id="61"/>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3.2, 3.3, 3.4, 3.5 y 3.6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las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3.5 para la ola “Windward”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3.2, 3.3 y 3.6). En la tabla 3.6 vemos que retorna los mismos indicadores que el modelo WW3SimpleStrategy. Al mismo tiempo, en base a los resultados mostrados en las tablas 3.4 y 3.6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8E2945" w:rsidRPr="00F0042F" w:rsidRDefault="008E2945" w:rsidP="00F0042F">
      <w:pPr>
        <w:spacing w:after="200"/>
        <w:jc w:val="both"/>
        <w:rPr>
          <w:rFonts w:asciiTheme="minorHAnsi" w:hAnsiTheme="minorHAnsi" w:cstheme="minorHAnsi"/>
        </w:rPr>
      </w:pPr>
      <w:r w:rsidRPr="00F0042F">
        <w:rPr>
          <w:rFonts w:asciiTheme="minorHAnsi" w:hAnsiTheme="minorHAnsi" w:cstheme="minorHAnsi"/>
        </w:rPr>
        <w:tab/>
        <w:t xml:space="preserve">A continuación se detallará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xml:space="preserve">, en base al algoritmo de aprendizaje y modelo de instancia seleccionado previamente. </w:t>
      </w:r>
    </w:p>
    <w:p w:rsidR="008E2945" w:rsidRPr="00F0042F" w:rsidRDefault="008E2945" w:rsidP="00F0042F">
      <w:pPr>
        <w:spacing w:after="200"/>
        <w:jc w:val="both"/>
        <w:rPr>
          <w:rFonts w:asciiTheme="minorHAnsi" w:hAnsiTheme="minorHAnsi" w:cstheme="minorHAnsi"/>
        </w:rPr>
      </w:pPr>
    </w:p>
    <w:p w:rsidR="008B0111" w:rsidRDefault="008B0111" w:rsidP="00F273F3">
      <w:pPr>
        <w:spacing w:after="200" w:line="276" w:lineRule="auto"/>
        <w:jc w:val="both"/>
        <w:rPr>
          <w:rFonts w:asciiTheme="minorHAnsi" w:eastAsiaTheme="minorEastAsia" w:hAnsiTheme="minorHAnsi" w:cstheme="minorBidi"/>
          <w:b/>
          <w:lang w:val="es-ES_tradnl" w:eastAsia="en-US"/>
        </w:rPr>
        <w:sectPr w:rsidR="008B0111" w:rsidSect="00724A76">
          <w:headerReference w:type="default" r:id="rId35"/>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62" w:name="_Toc262036366"/>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62"/>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63" w:name="_Toc262036367"/>
      <w:r w:rsidRPr="00F64A48">
        <w:rPr>
          <w:rFonts w:asciiTheme="minorHAnsi" w:hAnsiTheme="minorHAnsi" w:cstheme="minorHAnsi"/>
          <w:color w:val="auto"/>
          <w:sz w:val="24"/>
          <w:szCs w:val="24"/>
          <w:lang w:val="es-ES_tradnl"/>
        </w:rPr>
        <w:t>5.1 Descripción de la aplicación</w:t>
      </w:r>
      <w:bookmarkEnd w:id="63"/>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64" w:name="_Toc262036368"/>
      <w:r w:rsidRPr="00F64A48">
        <w:rPr>
          <w:rFonts w:asciiTheme="minorHAnsi" w:hAnsiTheme="minorHAnsi" w:cstheme="minorHAnsi"/>
          <w:sz w:val="22"/>
          <w:szCs w:val="22"/>
          <w:lang w:val="es-ES_tradnl"/>
        </w:rPr>
        <w:t>5.1.1 Que diferencia a Surf-Forecaster de los demás sistemas de pronósticos ya existentes?</w:t>
      </w:r>
      <w:bookmarkEnd w:id="6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65" w:name="_Toc262036369"/>
      <w:r w:rsidRPr="00F64A48">
        <w:rPr>
          <w:rFonts w:asciiTheme="minorHAnsi" w:hAnsiTheme="minorHAnsi" w:cstheme="minorHAnsi"/>
          <w:sz w:val="22"/>
          <w:szCs w:val="22"/>
          <w:lang w:val="es-ES_tradnl"/>
        </w:rPr>
        <w:t>5.1.2 Como logra pronosticar Surf-Forecaster?</w:t>
      </w:r>
      <w:bookmarkEnd w:id="65"/>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66" w:name="_Toc262036370"/>
      <w:r w:rsidRPr="00F64A48">
        <w:rPr>
          <w:rFonts w:asciiTheme="minorHAnsi" w:hAnsiTheme="minorHAnsi" w:cstheme="minorHAnsi"/>
          <w:color w:val="auto"/>
          <w:sz w:val="24"/>
          <w:szCs w:val="24"/>
          <w:lang w:val="es-ES_tradnl"/>
        </w:rPr>
        <w:t>5.2 Tipos de usuario</w:t>
      </w:r>
      <w:bookmarkEnd w:id="6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67" w:name="_Toc262036371"/>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6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68" w:name="_Toc262036372"/>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6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69" w:name="_Toc262036373"/>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6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70" w:name="_Toc262036374"/>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70"/>
    </w:p>
    <w:p w:rsidR="00C02ACA" w:rsidRPr="002A0C68" w:rsidRDefault="002A0C68" w:rsidP="002A0C68">
      <w:pPr>
        <w:pStyle w:val="Ttulo3"/>
        <w:rPr>
          <w:rFonts w:asciiTheme="minorHAnsi" w:hAnsiTheme="minorHAnsi" w:cstheme="minorHAnsi"/>
          <w:sz w:val="22"/>
          <w:szCs w:val="22"/>
          <w:lang w:val="es-ES_tradnl"/>
        </w:rPr>
      </w:pPr>
      <w:bookmarkStart w:id="71" w:name="_Toc262036375"/>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7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72" w:name="_Toc262036308"/>
      <w:r w:rsidRPr="00C02ACA">
        <w:rPr>
          <w:lang w:val="es-ES_tradnl"/>
        </w:rPr>
        <w:t>Fig. 5.1: Panel de localización de olas</w:t>
      </w:r>
      <w:bookmarkEnd w:id="72"/>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73" w:name="_Toc262036309"/>
      <w:r w:rsidRPr="00C02ACA">
        <w:rPr>
          <w:lang w:val="es-ES_tradnl"/>
        </w:rPr>
        <w:t>Fig. 5.2: Información de ola seleccionada</w:t>
      </w:r>
      <w:bookmarkEnd w:id="7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74" w:name="_Toc262036310"/>
      <w:r w:rsidRPr="00C02ACA">
        <w:rPr>
          <w:lang w:val="es-ES_tradnl"/>
        </w:rPr>
        <w:t>Fig. 5.3: Condiciones actuales de la ola seleccionada.</w:t>
      </w:r>
      <w:bookmarkEnd w:id="74"/>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75" w:name="_Toc262036311"/>
      <w:r w:rsidRPr="00C02ACA">
        <w:rPr>
          <w:lang w:val="es-ES_tradnl"/>
        </w:rPr>
        <w:t>Fig. 5.4: Condiciones a partir de las próximas 3 horas de la ola seleccionada.</w:t>
      </w:r>
      <w:bookmarkEnd w:id="7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76" w:name="_Toc262036312"/>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76"/>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77" w:name="_Toc262036313"/>
      <w:r w:rsidR="00F17D8B">
        <w:rPr>
          <w:lang w:val="es-ES_tradnl"/>
        </w:rPr>
        <w:t>Fig. 5.6:</w:t>
      </w:r>
      <w:r w:rsidRPr="00C02ACA">
        <w:rPr>
          <w:lang w:val="es-ES_tradnl"/>
        </w:rPr>
        <w:t xml:space="preserve"> Fragmento de tabla de pronósticos detallados minimizada.</w:t>
      </w:r>
      <w:bookmarkEnd w:id="77"/>
    </w:p>
    <w:p w:rsidR="00C02ACA" w:rsidRPr="00206A47" w:rsidRDefault="00C02ACA" w:rsidP="00206A47">
      <w:pPr>
        <w:pStyle w:val="Ttulo3"/>
        <w:rPr>
          <w:rFonts w:asciiTheme="minorHAnsi" w:hAnsiTheme="minorHAnsi" w:cstheme="minorHAnsi"/>
          <w:sz w:val="22"/>
          <w:szCs w:val="22"/>
          <w:lang w:val="es-ES_tradnl"/>
        </w:rPr>
      </w:pPr>
      <w:bookmarkStart w:id="78" w:name="_Toc262036376"/>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7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79" w:name="_Toc262036314"/>
      <w:r w:rsidR="00F17D8B">
        <w:rPr>
          <w:lang w:val="es-ES_tradnl"/>
        </w:rPr>
        <w:t>Fig. 5.7:</w:t>
      </w:r>
      <w:r w:rsidRPr="00C02ACA">
        <w:rPr>
          <w:lang w:val="es-ES_tradnl"/>
        </w:rPr>
        <w:t xml:space="preserve"> Vista de pantalla de generación de comparaciones – Usuario no registrado.</w:t>
      </w:r>
      <w:bookmarkEnd w:id="7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80" w:name="_Toc262036315"/>
      <w:r>
        <w:rPr>
          <w:lang w:val="es-ES_tradnl"/>
        </w:rPr>
        <w:t>Fig. 5.8:</w:t>
      </w:r>
      <w:r w:rsidR="00C02ACA" w:rsidRPr="00C02ACA">
        <w:rPr>
          <w:lang w:val="es-ES_tradnl"/>
        </w:rPr>
        <w:t xml:space="preserve"> Menú de localización de olas en pantalla de generación de comparaciones</w:t>
      </w:r>
      <w:bookmarkEnd w:id="80"/>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81" w:name="_Toc262036316"/>
      <w:r w:rsidR="00F17D8B">
        <w:rPr>
          <w:lang w:val="es-ES_tradnl"/>
        </w:rPr>
        <w:t>Fig. 5.9:</w:t>
      </w:r>
      <w:r w:rsidRPr="00C02ACA">
        <w:rPr>
          <w:lang w:val="es-ES_tradnl"/>
        </w:rPr>
        <w:t xml:space="preserve"> de pantalla de generación de comparaciones – Usuario registrado u Administrador.</w:t>
      </w:r>
      <w:bookmarkEnd w:id="8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82" w:name="_Toc262036317"/>
      <w:r w:rsidR="00F17D8B">
        <w:rPr>
          <w:lang w:val="es-ES_tradnl"/>
        </w:rPr>
        <w:t>Fig. 5.10:</w:t>
      </w:r>
      <w:r w:rsidRPr="00C02ACA">
        <w:rPr>
          <w:lang w:val="es-ES_tradnl"/>
        </w:rPr>
        <w:t xml:space="preserve"> Guardar comparación.</w:t>
      </w:r>
      <w:bookmarkEnd w:id="82"/>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83" w:name="_Toc262036318"/>
      <w:r>
        <w:rPr>
          <w:lang w:val="es-ES_tradnl"/>
        </w:rPr>
        <w:t>Fig. 5.11:</w:t>
      </w:r>
      <w:r w:rsidR="00C02ACA" w:rsidRPr="00C02ACA">
        <w:rPr>
          <w:lang w:val="es-ES_tradnl"/>
        </w:rPr>
        <w:t xml:space="preserve"> Mensaje de confirmación para sobrescribir una comparación.</w:t>
      </w:r>
      <w:bookmarkEnd w:id="83"/>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84" w:name="_Toc262036319"/>
      <w:r>
        <w:rPr>
          <w:lang w:val="es-ES_tradnl"/>
        </w:rPr>
        <w:t>Fig. 5.12:</w:t>
      </w:r>
      <w:r w:rsidR="00C02ACA" w:rsidRPr="00C02ACA">
        <w:rPr>
          <w:lang w:val="es-ES_tradnl"/>
        </w:rPr>
        <w:t xml:space="preserve"> Mensaje de confirmación para eliminar una comparación.</w:t>
      </w:r>
      <w:bookmarkEnd w:id="84"/>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85" w:name="_Toc262036320"/>
      <w:r w:rsidR="00F17D8B">
        <w:rPr>
          <w:lang w:val="es-ES_tradnl"/>
        </w:rPr>
        <w:t>Fig. 5.13:</w:t>
      </w:r>
      <w:r w:rsidRPr="00C02ACA">
        <w:rPr>
          <w:lang w:val="es-ES_tradnl"/>
        </w:rPr>
        <w:t xml:space="preserve"> Selección del pronosticador deseado para cada ola.</w:t>
      </w:r>
      <w:bookmarkEnd w:id="85"/>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86" w:name="_Toc262036321"/>
      <w:r>
        <w:rPr>
          <w:lang w:val="es-ES_tradnl"/>
        </w:rPr>
        <w:t>Fig. 5.14:</w:t>
      </w:r>
      <w:r w:rsidR="00C02ACA" w:rsidRPr="00C02ACA">
        <w:rPr>
          <w:lang w:val="es-ES_tradnl"/>
        </w:rPr>
        <w:t xml:space="preserve"> Altura de las olas en las próximas horas.</w:t>
      </w:r>
      <w:bookmarkEnd w:id="86"/>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87" w:name="_Toc262036322"/>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87"/>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88" w:name="_Toc262036323"/>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88"/>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89" w:name="_Toc262036324"/>
      <w:r w:rsidR="0064755C">
        <w:rPr>
          <w:lang w:val="es-ES_tradnl"/>
        </w:rPr>
        <w:t>Fig. 5.17:</w:t>
      </w:r>
      <w:r w:rsidRPr="00C02ACA">
        <w:rPr>
          <w:lang w:val="es-ES_tradnl"/>
        </w:rPr>
        <w:t xml:space="preserve"> Fragmento de tabla de pronósticos detallado en sección de comparaciones.</w:t>
      </w:r>
      <w:bookmarkEnd w:id="8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90" w:name="_Toc262036377"/>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9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91" w:name="_Toc262036325"/>
      <w:r w:rsidR="0064755C">
        <w:rPr>
          <w:lang w:val="es-ES_tradnl"/>
        </w:rPr>
        <w:t>Fig. 5.18:</w:t>
      </w:r>
      <w:r w:rsidRPr="00C02ACA">
        <w:rPr>
          <w:lang w:val="es-ES_tradnl"/>
        </w:rPr>
        <w:t xml:space="preserve"> Nueva ola, información básica</w:t>
      </w:r>
      <w:bookmarkEnd w:id="91"/>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92" w:name="_Toc262036326"/>
      <w:r w:rsidR="0064755C">
        <w:rPr>
          <w:lang w:val="es-ES_tradnl"/>
        </w:rPr>
        <w:t>Fig. 5.19:</w:t>
      </w:r>
      <w:r w:rsidRPr="00C02ACA">
        <w:rPr>
          <w:lang w:val="es-ES_tradnl"/>
        </w:rPr>
        <w:t xml:space="preserve"> Nueva ola, ubicarla en el mapa.</w:t>
      </w:r>
      <w:bookmarkEnd w:id="92"/>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93" w:name="_Toc262036327"/>
      <w:r w:rsidR="0064755C">
        <w:rPr>
          <w:lang w:val="es-ES_tradnl"/>
        </w:rPr>
        <w:t>Fig. 5.20:</w:t>
      </w:r>
      <w:r w:rsidRPr="00C02ACA">
        <w:rPr>
          <w:lang w:val="es-ES_tradnl"/>
        </w:rPr>
        <w:t xml:space="preserve"> Nueva ola, ya ubicada en el mapa.</w:t>
      </w:r>
      <w:bookmarkEnd w:id="93"/>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94" w:name="_Toc262036328"/>
      <w:r>
        <w:rPr>
          <w:lang w:val="es-ES_tradnl"/>
        </w:rPr>
        <w:t>Fig. 5.21:</w:t>
      </w:r>
      <w:r w:rsidR="00C02ACA" w:rsidRPr="00C02ACA">
        <w:rPr>
          <w:lang w:val="es-ES_tradnl"/>
        </w:rPr>
        <w:t xml:space="preserve"> Nueva ola, entrenar un pronosticador</w:t>
      </w:r>
      <w:bookmarkEnd w:id="9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95" w:name="_Toc262036329"/>
      <w:r>
        <w:rPr>
          <w:lang w:val="es-ES_tradnl"/>
        </w:rPr>
        <w:t>Fig. 5.22:</w:t>
      </w:r>
      <w:r w:rsidR="00C02ACA" w:rsidRPr="00C02ACA">
        <w:rPr>
          <w:lang w:val="es-ES_tradnl"/>
        </w:rPr>
        <w:t xml:space="preserve"> Nueva ola, formato del archive de observaciones visuales.</w:t>
      </w:r>
      <w:bookmarkEnd w:id="95"/>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96" w:name="_Toc262036378"/>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9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97" w:name="_Toc262036330"/>
      <w:r w:rsidR="001E3305">
        <w:rPr>
          <w:lang w:val="es-ES_tradnl"/>
        </w:rPr>
        <w:t>Fig. 5.23:</w:t>
      </w:r>
      <w:r w:rsidRPr="00C02ACA">
        <w:rPr>
          <w:lang w:val="es-ES_tradnl"/>
        </w:rPr>
        <w:t xml:space="preserve"> Mis olas, tabla de olas pertenecientes al usuario actualmente logueado.</w:t>
      </w:r>
      <w:bookmarkEnd w:id="97"/>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98" w:name="_Toc262036331"/>
      <w:r w:rsidR="001E3305">
        <w:rPr>
          <w:lang w:val="es-ES_tradnl"/>
        </w:rPr>
        <w:t>Fig. 5.24:</w:t>
      </w:r>
      <w:r w:rsidRPr="00C02ACA">
        <w:rPr>
          <w:lang w:val="es-ES_tradnl"/>
        </w:rPr>
        <w:t xml:space="preserve"> Confirmación de eliminación de la ola seleccionada.</w:t>
      </w:r>
      <w:bookmarkEnd w:id="9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99" w:name="_Toc262036332"/>
      <w:r>
        <w:rPr>
          <w:lang w:val="es-ES_tradnl"/>
        </w:rPr>
        <w:t>Fig. 5.25:</w:t>
      </w:r>
      <w:r w:rsidR="00C02ACA" w:rsidRPr="00C02ACA">
        <w:rPr>
          <w:lang w:val="es-ES_tradnl"/>
        </w:rPr>
        <w:t xml:space="preserve"> Mis olas – Edición de ola, pronosticador especializado.</w:t>
      </w:r>
      <w:bookmarkEnd w:id="9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65"/>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100" w:name="_Toc262036379"/>
      <w:r w:rsidRPr="0012362B">
        <w:rPr>
          <w:rFonts w:asciiTheme="minorHAnsi" w:hAnsiTheme="minorHAnsi" w:cstheme="minorHAnsi"/>
          <w:color w:val="auto"/>
          <w:sz w:val="40"/>
          <w:szCs w:val="40"/>
        </w:rPr>
        <w:lastRenderedPageBreak/>
        <w:t>Capítulo 6 - Conclusiones</w:t>
      </w:r>
      <w:bookmarkEnd w:id="100"/>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101" w:name="_Toc262036380"/>
      <w:r w:rsidRPr="0012362B">
        <w:rPr>
          <w:rFonts w:asciiTheme="minorHAnsi" w:hAnsiTheme="minorHAnsi" w:cstheme="minorHAnsi"/>
          <w:color w:val="auto"/>
          <w:sz w:val="24"/>
          <w:szCs w:val="24"/>
          <w:lang w:val="es-ES_tradnl" w:eastAsia="en-US"/>
        </w:rPr>
        <w:t>6.1 Resumen</w:t>
      </w:r>
      <w:bookmarkEnd w:id="101"/>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02" w:name="_Toc262036381"/>
      <w:r w:rsidRPr="0012362B">
        <w:rPr>
          <w:rFonts w:asciiTheme="minorHAnsi" w:hAnsiTheme="minorHAnsi" w:cstheme="minorHAnsi"/>
          <w:color w:val="auto"/>
          <w:sz w:val="24"/>
          <w:szCs w:val="24"/>
          <w:lang w:val="es-ES_tradnl" w:eastAsia="en-US"/>
        </w:rPr>
        <w:t>6.2 Conclusiones del trabajo</w:t>
      </w:r>
      <w:bookmarkEnd w:id="102"/>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Finalmente para evaluar el sistema desarrollado utilizamos información de diferentes playas ubicadas alrededor de la isla de Oahu en Hawái, más específicamente en las playas Sunset, Diamond Head, Makapu,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playas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03" w:name="_Toc262036382"/>
      <w:r w:rsidRPr="0012362B">
        <w:rPr>
          <w:rFonts w:asciiTheme="minorHAnsi" w:hAnsiTheme="minorHAnsi" w:cstheme="minorHAnsi"/>
          <w:color w:val="auto"/>
          <w:sz w:val="24"/>
          <w:szCs w:val="24"/>
          <w:lang w:val="es-ES_tradnl" w:eastAsia="en-US"/>
        </w:rPr>
        <w:t>6.3 Ventajas del enfoque</w:t>
      </w:r>
      <w:bookmarkEnd w:id="103"/>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04" w:name="_Toc262036383"/>
      <w:r w:rsidRPr="0012362B">
        <w:rPr>
          <w:rFonts w:asciiTheme="minorHAnsi" w:hAnsiTheme="minorHAnsi" w:cstheme="minorHAnsi"/>
          <w:color w:val="auto"/>
          <w:sz w:val="24"/>
          <w:szCs w:val="24"/>
          <w:lang w:val="es-ES_tradnl" w:eastAsia="en-US"/>
        </w:rPr>
        <w:t>6.4 Limitaciones</w:t>
      </w:r>
      <w:bookmarkEnd w:id="104"/>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66"/>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05" w:name="_Toc262036384"/>
      <w:r w:rsidRPr="004A0B9E">
        <w:rPr>
          <w:rFonts w:asciiTheme="minorHAnsi" w:eastAsiaTheme="minorEastAsia" w:hAnsiTheme="minorHAnsi" w:cstheme="minorBidi"/>
          <w:color w:val="auto"/>
          <w:sz w:val="40"/>
          <w:szCs w:val="40"/>
          <w:lang w:val="es-ES_tradnl" w:eastAsia="en-US"/>
        </w:rPr>
        <w:lastRenderedPageBreak/>
        <w:t>Referencias</w:t>
      </w:r>
      <w:bookmarkEnd w:id="105"/>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Witten, I. H., Frank, E.: </w:t>
      </w:r>
      <w:r w:rsidR="0088617C" w:rsidRPr="004A0B9E">
        <w:rPr>
          <w:rFonts w:asciiTheme="minorHAnsi" w:eastAsiaTheme="minorEastAsia" w:hAnsiTheme="minorHAnsi" w:cstheme="minorBidi"/>
          <w:lang w:val="es-ES_tradnl" w:eastAsia="en-US"/>
        </w:rPr>
        <w:t>Data Mining: Practical Machine Learning Tools and Techniques, Second Edition.</w:t>
      </w:r>
      <w:r w:rsidRPr="004A0B9E">
        <w:rPr>
          <w:rFonts w:asciiTheme="minorHAnsi" w:eastAsiaTheme="minorEastAsia" w:hAnsiTheme="minorHAnsi" w:cstheme="minorBidi"/>
          <w:lang w:val="es-ES_tradnl" w:eastAsia="en-US"/>
        </w:rPr>
        <w:t xml:space="preserve"> 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Specht, D.</w:t>
      </w:r>
      <w:r w:rsidR="00D047A8"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 xml:space="preserve">F.: A General Regression Neural Network. IEEE Transactions on </w:t>
      </w:r>
      <w:r w:rsidR="00D047A8" w:rsidRPr="004A0B9E">
        <w:rPr>
          <w:rFonts w:asciiTheme="minorHAnsi" w:eastAsiaTheme="minorEastAsia" w:hAnsiTheme="minorHAnsi" w:cstheme="minorBidi"/>
          <w:lang w:val="es-ES_tradnl" w:eastAsia="en-US"/>
        </w:rPr>
        <w:t>Neural Networks</w:t>
      </w:r>
      <w:r w:rsidR="00217B76" w:rsidRPr="004A0B9E">
        <w:rPr>
          <w:rFonts w:asciiTheme="minorHAnsi" w:eastAsiaTheme="minorEastAsia" w:hAnsiTheme="minorHAnsi" w:cstheme="minorBidi"/>
          <w:lang w:val="es-ES_tradnl"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Breiman, L., J. H. Friedman, R. A. Olshen, and C. J. Stone.. Classification and regression</w:t>
      </w:r>
      <w:r w:rsidR="00217B76"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trees. Monterey, Calif</w:t>
      </w:r>
      <w:r w:rsidR="00217B76" w:rsidRPr="004A0B9E">
        <w:rPr>
          <w:rFonts w:asciiTheme="minorHAnsi" w:eastAsiaTheme="minorEastAsia" w:hAnsiTheme="minorHAnsi" w:cstheme="minorBidi"/>
          <w:lang w:val="es-ES_tradnl" w:eastAsia="en-US"/>
        </w:rPr>
        <w:t>ornia</w:t>
      </w:r>
      <w:r w:rsidRPr="004A0B9E">
        <w:rPr>
          <w:rFonts w:asciiTheme="minorHAnsi" w:eastAsiaTheme="minorEastAsia" w:hAnsiTheme="minorHAnsi" w:cstheme="minorBidi"/>
          <w:lang w:val="es-ES_tradnl" w:eastAsia="en-US"/>
        </w:rPr>
        <w:t>, U.S.A.: Wadsworth, Inc.</w:t>
      </w:r>
      <w:r w:rsidR="00217B76" w:rsidRPr="004A0B9E">
        <w:rPr>
          <w:rFonts w:asciiTheme="minorHAnsi" w:eastAsiaTheme="minorEastAsia" w:hAnsiTheme="minorHAnsi" w:cstheme="minorBidi"/>
          <w:lang w:val="es-ES_tradnl"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Browne, M. Strauss, D. Castelle, B. Blumenstein, M. Tomlinson, R. Lane, C.: </w:t>
      </w:r>
      <w:r w:rsidR="0088617C" w:rsidRPr="004A0B9E">
        <w:rPr>
          <w:rFonts w:asciiTheme="minorHAnsi" w:eastAsiaTheme="minorEastAsia" w:hAnsiTheme="minorHAnsi" w:cstheme="minorBidi"/>
          <w:lang w:val="es-ES_tradnl" w:eastAsia="en-US"/>
        </w:rPr>
        <w:t>Empirical Estimation of Nearshore Waves From a Global Deep-Water Wave Model</w:t>
      </w:r>
      <w:r w:rsidRPr="004A0B9E">
        <w:rPr>
          <w:rFonts w:asciiTheme="minorHAnsi" w:eastAsiaTheme="minorEastAsia" w:hAnsiTheme="minorHAnsi" w:cstheme="minorBidi"/>
          <w:lang w:val="es-ES_tradnl" w:eastAsia="en-US"/>
        </w:rPr>
        <w:t>.</w:t>
      </w:r>
      <w:r w:rsidR="009F10C6" w:rsidRPr="004A0B9E">
        <w:rPr>
          <w:rFonts w:asciiTheme="minorHAnsi" w:eastAsiaTheme="minorEastAsia" w:hAnsiTheme="minorHAnsi" w:cstheme="minorBidi"/>
          <w:lang w:val="es-ES_tradnl"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67" w:tgtFrame="new" w:history="1">
        <w:r w:rsidRPr="004A0B9E">
          <w:rPr>
            <w:rFonts w:asciiTheme="minorHAnsi" w:eastAsiaTheme="minorEastAsia" w:hAnsiTheme="minorHAnsi" w:cstheme="minorBidi"/>
            <w:lang w:val="es-ES_tradnl"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Deo M.C., Sridhar Naidu C. Real time wave forecasting using neural networks. </w:t>
      </w:r>
      <w:hyperlink r:id="rId68"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69"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Makarynskyy O. Improving wave predictions with artificial neu</w:t>
      </w:r>
      <w:r w:rsidR="005F42DD" w:rsidRPr="004A0B9E">
        <w:rPr>
          <w:rFonts w:asciiTheme="minorHAnsi" w:eastAsiaTheme="minorEastAsia" w:hAnsiTheme="minorHAnsi" w:cstheme="minorBidi"/>
          <w:lang w:val="es-ES_tradnl" w:eastAsia="en-US"/>
        </w:rPr>
        <w:t>ral networks. 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A.Baranauskas, C.Monard. Reviewing Some Machine Learning Concepts and Methods. 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Bishop, C. Neural Networks for Pattern Recognition. 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Booij, N., R. C. Ris, and L. H. Holthuijsen, A third-generation wave model for coastal regions 1. 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E. Boser, I. M. Guyon, and V. N. Vapnik. A training algorithm for optimal margin classifiers. In D. Haussler, editor 5th Annual ACM Workshop on COLT, pp 144-152, Pittsburgh, PA, 1992. ACM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J. Han y M. Kamber. Data mining: concepts and techniques, Morgan Kaufmann; 1st edition 2000</w:t>
      </w:r>
      <w:r w:rsidR="004A0B9E">
        <w:rPr>
          <w:rFonts w:asciiTheme="minorHAnsi" w:eastAsiaTheme="minorEastAsia" w:hAnsiTheme="minorHAnsi" w:cstheme="minorBidi"/>
          <w:lang w:val="es-ES_tradnl"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Haykin, S. (1994). Neural Networks: A Comprehensive Foundation. New York: Macmillan Publishing. </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Kubat, M., Bratki, I., y Michalski, </w:t>
      </w:r>
      <w:r w:rsidR="00EC41FA" w:rsidRPr="004A0B9E">
        <w:rPr>
          <w:rFonts w:asciiTheme="minorHAnsi" w:eastAsiaTheme="minorEastAsia" w:hAnsiTheme="minorHAnsi" w:cstheme="minorBidi"/>
          <w:lang w:val="es-ES_tradnl" w:eastAsia="en-US"/>
        </w:rPr>
        <w:t>R.S (</w:t>
      </w:r>
      <w:r w:rsidRPr="004A0B9E">
        <w:rPr>
          <w:rFonts w:asciiTheme="minorHAnsi" w:eastAsiaTheme="minorEastAsia" w:hAnsiTheme="minorHAnsi" w:cstheme="minorBidi"/>
          <w:lang w:val="es-ES_tradnl" w:eastAsia="en-US"/>
        </w:rPr>
        <w:t>1998). A review of Machine learning Methods</w:t>
      </w:r>
      <w:r w:rsidR="004A0B9E">
        <w:rPr>
          <w:rFonts w:asciiTheme="minorHAnsi" w:eastAsiaTheme="minorEastAsia" w:hAnsiTheme="minorHAnsi" w:cstheme="minorBidi"/>
          <w:lang w:val="es-ES_tradnl"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 Mattera y S. Haykin. Support vector machines for dynamic reconstruction of a chaotic system. In B. Scholkopf, C.J.C. Burges, y A.J. Smola, editores, Advances in Kernel Methods - Support Vector Learning, paginas 211-242, Cambridge, MA, 1999. MIT Press.</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Huang, W., Foo, S., 2002. Neural network modelling of salinity variation in Apalachicola River. Water Research36, 356–362.</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MIT resource, Artificial Neural Networks – Lecture 6, </w:t>
      </w:r>
      <w:hyperlink r:id="rId70" w:history="1">
        <w:r w:rsidRPr="004A0B9E">
          <w:rPr>
            <w:rFonts w:asciiTheme="minorHAnsi" w:eastAsiaTheme="minorEastAsia" w:hAnsiTheme="minorHAnsi" w:cstheme="minorBidi"/>
            <w:lang w:val="es-ES_tradnl" w:eastAsia="en-US"/>
          </w:rPr>
          <w:t>http://ocw.mit.edu/NR/rdonlyres/Sloan-School-of-Management/15-062Data-MiningSpring2003/650A194A-828C-4990-98CE-7EB966628437/0/NeuralNet2002.pdf</w:t>
        </w:r>
      </w:hyperlink>
      <w:r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K.R. Muller, A. Smola, G. Ratsch, B. Scholkopf, J. Kohlmorgen, and V. Vapnik. Predicting time series with support vector machines. En W. Gerstner, A. Germond, M. Hasler, y J.D. Nicoud, editores, </w:t>
      </w:r>
      <w:r w:rsidRPr="004A0B9E">
        <w:rPr>
          <w:rFonts w:asciiTheme="minorHAnsi" w:eastAsiaTheme="minorEastAsia" w:hAnsiTheme="minorHAnsi" w:cstheme="minorBidi"/>
          <w:lang w:val="es-ES_tradnl" w:eastAsia="en-US"/>
        </w:rPr>
        <w:lastRenderedPageBreak/>
        <w:t>Artificial Neural Networks - ICANN'97, paginas 999-1004, Berlin, 1997. 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Patterson, D. (1996). Artificial Neural Networks. 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Quinlan, J. R. Learning with continuous classes. In N. Adams and L. Sterling,</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editors, Proceedings of the Fifth Australian Joint Conference on Artificial Intelligence,Hobart, Tasmania. 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Scholkopf, C. Burges, Y V. Vapnik. Extracting support data for a given</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task. En U. M. Fayyad y R. Uthurusamy, editores, Proceedings, First International Conference on Knowledge Discovery and Data Mining, Menlo Park 1995. AAAI Press.</w:t>
      </w:r>
      <w:r w:rsidR="00D078A7">
        <w:rPr>
          <w:rFonts w:asciiTheme="minorHAnsi" w:eastAsiaTheme="minorEastAsia" w:hAnsiTheme="minorHAnsi" w:cstheme="minorBidi"/>
          <w:lang w:val="es-ES_tradnl" w:eastAsia="en-US"/>
        </w:rPr>
        <w:t xml:space="preserve"> </w:t>
      </w:r>
    </w:p>
    <w:p w:rsidR="00800FF3"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D078A7">
        <w:rPr>
          <w:rFonts w:asciiTheme="minorHAnsi" w:eastAsiaTheme="minorEastAsia" w:hAnsiTheme="minorHAnsi" w:cstheme="minorBidi"/>
          <w:lang w:val="es-ES_tradnl" w:eastAsia="en-US"/>
        </w:rPr>
        <w:t>Smola y B. Scholkopf (1998). A tutorial on support vector regression.</w:t>
      </w:r>
    </w:p>
    <w:p w:rsidR="00800FF3" w:rsidRPr="004A0B9E" w:rsidRDefault="007C6628"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1" w:history="1">
        <w:r w:rsidR="00800FF3" w:rsidRPr="004A0B9E">
          <w:rPr>
            <w:rFonts w:asciiTheme="minorHAnsi" w:eastAsiaTheme="minorEastAsia" w:hAnsiTheme="minorHAnsi" w:cstheme="minorBidi"/>
            <w:lang w:val="es-ES_tradnl" w:eastAsia="en-US"/>
          </w:rPr>
          <w:t>Shalizi</w:t>
        </w:r>
      </w:hyperlink>
      <w:r w:rsidR="00800FF3" w:rsidRPr="004A0B9E">
        <w:rPr>
          <w:rFonts w:asciiTheme="minorHAnsi" w:eastAsiaTheme="minorEastAsia" w:hAnsiTheme="minorHAnsi" w:cstheme="minorBidi"/>
          <w:lang w:val="es-ES_tradnl" w:eastAsia="en-US"/>
        </w:rPr>
        <w:t xml:space="preserve"> Cosma, Regression Trees– Lecture 10, </w:t>
      </w:r>
      <w:hyperlink r:id="rId72" w:history="1">
        <w:r w:rsidR="00800FF3" w:rsidRPr="004A0B9E">
          <w:rPr>
            <w:rFonts w:asciiTheme="minorHAnsi" w:eastAsiaTheme="minorEastAsia" w:hAnsiTheme="minorHAnsi" w:cstheme="minorBidi"/>
            <w:lang w:val="es-ES_tradnl" w:eastAsia="en-US"/>
          </w:rPr>
          <w:t>http://www.stat.cmu.edu/~cshalizi/350-2006/lecture-10.pdf</w:t>
        </w:r>
      </w:hyperlink>
      <w:r w:rsidR="00800FF3"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V. Vapnik, S. Golowich, y A. Smola. Support vector method for function approximation regression estimation, and signal processing. En M. Mozer, M. Jordan, y T. Petsche, editores, Advances in Neural Information Processing Systems 9, paginas 281-287, Cambridge, MA, 1997. 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2005: Validity of North Shore, Oahu, Hawaiian Islands surf observations. Journal of Coastal Research, 21(1), 2005.</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1991a: A third-generation model for wind waves on slowly varying, unsteady and inhomogeneous depths and currents. 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1992: Effects of numerics on the physics in a third-generation wind-wave model. J. Phys. Oceanogr., 22, 1095-1111.</w:t>
      </w:r>
    </w:p>
    <w:p w:rsidR="000A7881" w:rsidRPr="004A0B9E" w:rsidRDefault="007C6628"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3" w:history="1">
        <w:r w:rsidR="000A7881" w:rsidRPr="004A0B9E">
          <w:rPr>
            <w:rFonts w:asciiTheme="minorHAnsi" w:eastAsiaTheme="minorEastAsia" w:hAnsiTheme="minorHAnsi" w:cstheme="minorBidi"/>
            <w:lang w:val="es-ES_tradnl" w:eastAsia="en-US"/>
          </w:rPr>
          <w:t>Tolman, H. L., 1997</w:t>
        </w:r>
      </w:hyperlink>
      <w:r w:rsidR="000A7881" w:rsidRPr="004A0B9E">
        <w:rPr>
          <w:rFonts w:asciiTheme="minorHAnsi" w:eastAsiaTheme="minorEastAsia" w:hAnsiTheme="minorHAnsi" w:cstheme="minorBidi"/>
          <w:lang w:val="es-ES_tradnl" w:eastAsia="en-US"/>
        </w:rPr>
        <w:t>: User manual and system documentation of WAVEWATCH-III version 1.15. NOAA / NWS / NCEP / OMB Technical Note 151, 97 pp. (0.74MB PDF file).</w:t>
      </w:r>
    </w:p>
    <w:p w:rsidR="000A7881" w:rsidRPr="004A0B9E" w:rsidRDefault="007C6628"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4" w:history="1">
        <w:r w:rsidR="000A7881" w:rsidRPr="004A0B9E">
          <w:rPr>
            <w:rFonts w:asciiTheme="minorHAnsi" w:eastAsiaTheme="minorEastAsia" w:hAnsiTheme="minorHAnsi" w:cstheme="minorBidi"/>
            <w:lang w:val="es-ES_tradnl" w:eastAsia="en-US"/>
          </w:rPr>
          <w:t>Tolman, H. L., 1999a</w:t>
        </w:r>
      </w:hyperlink>
      <w:r w:rsidR="000A7881" w:rsidRPr="004A0B9E">
        <w:rPr>
          <w:rFonts w:asciiTheme="minorHAnsi" w:eastAsiaTheme="minorEastAsia" w:hAnsiTheme="minorHAnsi" w:cstheme="minorBidi"/>
          <w:lang w:val="es-ES_tradnl" w:eastAsia="en-US"/>
        </w:rPr>
        <w:t>: User manual and system documentation of WAVEWATCH-III version 1.18. NOAA / NWS / NCEP / OMB Technical Note 166, 110 pp. (0.76Mb pdf file).</w:t>
      </w:r>
    </w:p>
    <w:p w:rsidR="000A7881" w:rsidRPr="004A0B9E" w:rsidRDefault="007C6628"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5"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a: User manual and system documentation of WAVEWATCH III version 3.14. NOAA / NWS / NCEP / MMAB Technical Note 276, 194 pp.+ Appendices (0.83Mb pdf file).</w:t>
      </w:r>
    </w:p>
    <w:p w:rsidR="000A7881" w:rsidRPr="004A0B9E" w:rsidRDefault="007C6628"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6"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 xml:space="preserve">b: Operational Use of WAVEWATCH III.  Webcast produced by COMET program. Accessed 02/11/2009 11:00 am. Url: </w:t>
      </w:r>
      <w:hyperlink r:id="rId77" w:history="1">
        <w:r w:rsidR="000A7881" w:rsidRPr="004A0B9E">
          <w:rPr>
            <w:rFonts w:asciiTheme="minorHAnsi" w:eastAsiaTheme="minorEastAsia" w:hAnsiTheme="minorHAnsi" w:cstheme="minorBidi"/>
            <w:lang w:val="es-ES_tradnl" w:eastAsia="en-US"/>
          </w:rPr>
          <w:t>http://www.meted.ucar.edu/oceans/wavewatch3/index.htm</w:t>
        </w:r>
      </w:hyperlink>
      <w:r w:rsidR="000A7881" w:rsidRPr="004A0B9E">
        <w:rPr>
          <w:rFonts w:asciiTheme="minorHAnsi" w:eastAsiaTheme="minorEastAsia" w:hAnsiTheme="minorHAnsi" w:cstheme="minorBidi"/>
          <w:lang w:val="es-ES_tradnl" w:eastAsia="en-US"/>
        </w:rPr>
        <w:t>.</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WMO (World Meteorological Organization), Guide to wave analysis and forecasting, 1998 Second Edition.</w:t>
      </w:r>
    </w:p>
    <w:p w:rsidR="000A7881" w:rsidRPr="000A7881" w:rsidRDefault="000A7881" w:rsidP="000A7881">
      <w:pPr>
        <w:spacing w:after="200" w:line="276" w:lineRule="auto"/>
        <w:ind w:firstLine="720"/>
        <w:jc w:val="both"/>
        <w:rPr>
          <w:rFonts w:asciiTheme="minorHAnsi" w:eastAsiaTheme="minorEastAsia" w:hAnsiTheme="minorHAnsi" w:cstheme="minorBidi"/>
          <w:lang w:val="es-ES_tradnl" w:eastAsia="en-US"/>
        </w:rPr>
      </w:pPr>
    </w:p>
    <w:sectPr w:rsidR="000A7881" w:rsidRPr="000A7881" w:rsidSect="00724A76">
      <w:headerReference w:type="default" r:id="rId7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781C" w:rsidRDefault="0044781C" w:rsidP="00966779">
      <w:r>
        <w:separator/>
      </w:r>
    </w:p>
  </w:endnote>
  <w:endnote w:type="continuationSeparator" w:id="1">
    <w:p w:rsidR="0044781C" w:rsidRDefault="0044781C"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6439DD" w:rsidRDefault="006439DD">
        <w:pPr>
          <w:pStyle w:val="Piedepgina"/>
          <w:jc w:val="center"/>
        </w:pPr>
        <w:fldSimple w:instr=" PAGE   \* MERGEFORMAT ">
          <w:r>
            <w:rPr>
              <w:noProof/>
            </w:rPr>
            <w:t>46</w:t>
          </w:r>
        </w:fldSimple>
      </w:p>
    </w:sdtContent>
  </w:sdt>
  <w:p w:rsidR="006439DD" w:rsidRDefault="006439D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781C" w:rsidRDefault="0044781C" w:rsidP="00966779">
      <w:r>
        <w:separator/>
      </w:r>
    </w:p>
  </w:footnote>
  <w:footnote w:type="continuationSeparator" w:id="1">
    <w:p w:rsidR="0044781C" w:rsidRDefault="0044781C" w:rsidP="00966779">
      <w:r>
        <w:continuationSeparator/>
      </w:r>
    </w:p>
  </w:footnote>
  <w:footnote w:id="2">
    <w:p w:rsidR="006439DD" w:rsidRDefault="006439DD"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6439DD" w:rsidRPr="000E4005" w:rsidRDefault="006439DD" w:rsidP="00BE351A">
      <w:pPr>
        <w:pStyle w:val="Textonotapie"/>
      </w:pPr>
    </w:p>
  </w:footnote>
  <w:footnote w:id="3">
    <w:p w:rsidR="006439DD" w:rsidRPr="00B77420" w:rsidRDefault="006439DD"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9DD" w:rsidRPr="007F2C8B" w:rsidRDefault="006439DD">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9DD" w:rsidRPr="008B0111" w:rsidRDefault="006439DD">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9DD" w:rsidRPr="008B0111" w:rsidRDefault="006439DD">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9DD" w:rsidRPr="008B0111" w:rsidRDefault="006439DD">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9DD" w:rsidRPr="008B0111" w:rsidRDefault="006439DD">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9DD" w:rsidRPr="008B0111" w:rsidRDefault="006439DD">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9DD" w:rsidRPr="008B0111" w:rsidRDefault="006439DD">
    <w:pPr>
      <w:pStyle w:val="Encabezado"/>
      <w:rPr>
        <w:rFonts w:asciiTheme="minorHAnsi" w:hAnsiTheme="minorHAnsi" w:cstheme="minorHAnsi"/>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6">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5">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9">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4"/>
  </w:num>
  <w:num w:numId="2">
    <w:abstractNumId w:val="39"/>
  </w:num>
  <w:num w:numId="3">
    <w:abstractNumId w:val="13"/>
  </w:num>
  <w:num w:numId="4">
    <w:abstractNumId w:val="31"/>
  </w:num>
  <w:num w:numId="5">
    <w:abstractNumId w:val="10"/>
  </w:num>
  <w:num w:numId="6">
    <w:abstractNumId w:val="37"/>
  </w:num>
  <w:num w:numId="7">
    <w:abstractNumId w:val="7"/>
  </w:num>
  <w:num w:numId="8">
    <w:abstractNumId w:val="19"/>
  </w:num>
  <w:num w:numId="9">
    <w:abstractNumId w:val="34"/>
  </w:num>
  <w:num w:numId="10">
    <w:abstractNumId w:val="0"/>
  </w:num>
  <w:num w:numId="11">
    <w:abstractNumId w:val="1"/>
  </w:num>
  <w:num w:numId="12">
    <w:abstractNumId w:val="26"/>
  </w:num>
  <w:num w:numId="13">
    <w:abstractNumId w:val="43"/>
  </w:num>
  <w:num w:numId="14">
    <w:abstractNumId w:val="21"/>
  </w:num>
  <w:num w:numId="15">
    <w:abstractNumId w:val="15"/>
  </w:num>
  <w:num w:numId="16">
    <w:abstractNumId w:val="35"/>
  </w:num>
  <w:num w:numId="17">
    <w:abstractNumId w:val="2"/>
  </w:num>
  <w:num w:numId="18">
    <w:abstractNumId w:val="28"/>
  </w:num>
  <w:num w:numId="19">
    <w:abstractNumId w:val="3"/>
  </w:num>
  <w:num w:numId="20">
    <w:abstractNumId w:val="12"/>
  </w:num>
  <w:num w:numId="21">
    <w:abstractNumId w:val="14"/>
  </w:num>
  <w:num w:numId="22">
    <w:abstractNumId w:val="20"/>
  </w:num>
  <w:num w:numId="23">
    <w:abstractNumId w:val="25"/>
  </w:num>
  <w:num w:numId="24">
    <w:abstractNumId w:val="27"/>
  </w:num>
  <w:num w:numId="25">
    <w:abstractNumId w:val="30"/>
  </w:num>
  <w:num w:numId="26">
    <w:abstractNumId w:val="22"/>
  </w:num>
  <w:num w:numId="27">
    <w:abstractNumId w:val="4"/>
  </w:num>
  <w:num w:numId="28">
    <w:abstractNumId w:val="18"/>
  </w:num>
  <w:num w:numId="29">
    <w:abstractNumId w:val="6"/>
  </w:num>
  <w:num w:numId="30">
    <w:abstractNumId w:val="29"/>
  </w:num>
  <w:num w:numId="31">
    <w:abstractNumId w:val="42"/>
  </w:num>
  <w:num w:numId="32">
    <w:abstractNumId w:val="16"/>
  </w:num>
  <w:num w:numId="33">
    <w:abstractNumId w:val="40"/>
  </w:num>
  <w:num w:numId="34">
    <w:abstractNumId w:val="23"/>
  </w:num>
  <w:num w:numId="35">
    <w:abstractNumId w:val="41"/>
  </w:num>
  <w:num w:numId="36">
    <w:abstractNumId w:val="32"/>
  </w:num>
  <w:num w:numId="37">
    <w:abstractNumId w:val="38"/>
  </w:num>
  <w:num w:numId="38">
    <w:abstractNumId w:val="11"/>
  </w:num>
  <w:num w:numId="39">
    <w:abstractNumId w:val="17"/>
  </w:num>
  <w:num w:numId="40">
    <w:abstractNumId w:val="9"/>
  </w:num>
  <w:num w:numId="41">
    <w:abstractNumId w:val="36"/>
  </w:num>
  <w:num w:numId="42">
    <w:abstractNumId w:val="8"/>
  </w:num>
  <w:num w:numId="43">
    <w:abstractNumId w:val="5"/>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54274"/>
  </w:hdrShapeDefaults>
  <w:footnotePr>
    <w:footnote w:id="0"/>
    <w:footnote w:id="1"/>
  </w:footnotePr>
  <w:endnotePr>
    <w:endnote w:id="0"/>
    <w:endnote w:id="1"/>
  </w:endnotePr>
  <w:compat/>
  <w:rsids>
    <w:rsidRoot w:val="007E1A9C"/>
    <w:rsid w:val="0000192C"/>
    <w:rsid w:val="00003DC5"/>
    <w:rsid w:val="00007D48"/>
    <w:rsid w:val="00010034"/>
    <w:rsid w:val="00011210"/>
    <w:rsid w:val="00013381"/>
    <w:rsid w:val="00034AC0"/>
    <w:rsid w:val="0003768D"/>
    <w:rsid w:val="00046C4B"/>
    <w:rsid w:val="0005717A"/>
    <w:rsid w:val="000609DF"/>
    <w:rsid w:val="00060EF0"/>
    <w:rsid w:val="00066618"/>
    <w:rsid w:val="00074EEB"/>
    <w:rsid w:val="0008031C"/>
    <w:rsid w:val="0008170A"/>
    <w:rsid w:val="00092415"/>
    <w:rsid w:val="00097C73"/>
    <w:rsid w:val="000A2CA9"/>
    <w:rsid w:val="000A3D0F"/>
    <w:rsid w:val="000A7881"/>
    <w:rsid w:val="000B4A58"/>
    <w:rsid w:val="000D52E3"/>
    <w:rsid w:val="000E065C"/>
    <w:rsid w:val="000E154B"/>
    <w:rsid w:val="000E19E4"/>
    <w:rsid w:val="000F53E1"/>
    <w:rsid w:val="000F5D39"/>
    <w:rsid w:val="000F6049"/>
    <w:rsid w:val="000F6FF8"/>
    <w:rsid w:val="0012362B"/>
    <w:rsid w:val="001359AF"/>
    <w:rsid w:val="00137A65"/>
    <w:rsid w:val="001455BC"/>
    <w:rsid w:val="00152222"/>
    <w:rsid w:val="0015552C"/>
    <w:rsid w:val="001600AE"/>
    <w:rsid w:val="00164635"/>
    <w:rsid w:val="001655C8"/>
    <w:rsid w:val="001658AE"/>
    <w:rsid w:val="00167008"/>
    <w:rsid w:val="00173326"/>
    <w:rsid w:val="001828ED"/>
    <w:rsid w:val="001928C6"/>
    <w:rsid w:val="00196BDB"/>
    <w:rsid w:val="00196F2E"/>
    <w:rsid w:val="00197953"/>
    <w:rsid w:val="001C416F"/>
    <w:rsid w:val="001C67CC"/>
    <w:rsid w:val="001D05BB"/>
    <w:rsid w:val="001D0FA7"/>
    <w:rsid w:val="001D3DF2"/>
    <w:rsid w:val="001E3305"/>
    <w:rsid w:val="001E331A"/>
    <w:rsid w:val="001E44FF"/>
    <w:rsid w:val="001F2621"/>
    <w:rsid w:val="001F2E1B"/>
    <w:rsid w:val="00205764"/>
    <w:rsid w:val="00206103"/>
    <w:rsid w:val="00206A47"/>
    <w:rsid w:val="002147EE"/>
    <w:rsid w:val="00216F2A"/>
    <w:rsid w:val="00217B76"/>
    <w:rsid w:val="0022482F"/>
    <w:rsid w:val="0023083D"/>
    <w:rsid w:val="00253969"/>
    <w:rsid w:val="00254E11"/>
    <w:rsid w:val="00255536"/>
    <w:rsid w:val="00256323"/>
    <w:rsid w:val="00264BD6"/>
    <w:rsid w:val="00276071"/>
    <w:rsid w:val="00284F0E"/>
    <w:rsid w:val="002920AA"/>
    <w:rsid w:val="00293397"/>
    <w:rsid w:val="00295791"/>
    <w:rsid w:val="002A0C68"/>
    <w:rsid w:val="002A35EF"/>
    <w:rsid w:val="002A63F1"/>
    <w:rsid w:val="002B0978"/>
    <w:rsid w:val="002C0BB1"/>
    <w:rsid w:val="002C3CF7"/>
    <w:rsid w:val="002E4AEC"/>
    <w:rsid w:val="002E6D42"/>
    <w:rsid w:val="00305E2C"/>
    <w:rsid w:val="003073B2"/>
    <w:rsid w:val="00317DFA"/>
    <w:rsid w:val="00343549"/>
    <w:rsid w:val="00347A65"/>
    <w:rsid w:val="0035423B"/>
    <w:rsid w:val="0035750D"/>
    <w:rsid w:val="00365230"/>
    <w:rsid w:val="00371519"/>
    <w:rsid w:val="00371A94"/>
    <w:rsid w:val="00375173"/>
    <w:rsid w:val="00375E7E"/>
    <w:rsid w:val="0039428F"/>
    <w:rsid w:val="003A299C"/>
    <w:rsid w:val="003A4BEC"/>
    <w:rsid w:val="003B14E5"/>
    <w:rsid w:val="003C4BD6"/>
    <w:rsid w:val="003D11A0"/>
    <w:rsid w:val="003E45D5"/>
    <w:rsid w:val="00403768"/>
    <w:rsid w:val="004072D7"/>
    <w:rsid w:val="00414D78"/>
    <w:rsid w:val="00415B85"/>
    <w:rsid w:val="00422FB4"/>
    <w:rsid w:val="004269BF"/>
    <w:rsid w:val="0044485A"/>
    <w:rsid w:val="0044781C"/>
    <w:rsid w:val="00454063"/>
    <w:rsid w:val="00477D19"/>
    <w:rsid w:val="0048492D"/>
    <w:rsid w:val="00494336"/>
    <w:rsid w:val="00496145"/>
    <w:rsid w:val="004A0B9E"/>
    <w:rsid w:val="004A0D54"/>
    <w:rsid w:val="004A100B"/>
    <w:rsid w:val="004A3E0B"/>
    <w:rsid w:val="004B2769"/>
    <w:rsid w:val="004C7304"/>
    <w:rsid w:val="004E3420"/>
    <w:rsid w:val="004F14D1"/>
    <w:rsid w:val="004F1600"/>
    <w:rsid w:val="004F3A8D"/>
    <w:rsid w:val="004F6ABC"/>
    <w:rsid w:val="0050748B"/>
    <w:rsid w:val="0051186B"/>
    <w:rsid w:val="00516AC0"/>
    <w:rsid w:val="00533D29"/>
    <w:rsid w:val="00541C52"/>
    <w:rsid w:val="005470A1"/>
    <w:rsid w:val="00560F12"/>
    <w:rsid w:val="00564676"/>
    <w:rsid w:val="00571FAC"/>
    <w:rsid w:val="0058038C"/>
    <w:rsid w:val="005874B0"/>
    <w:rsid w:val="00591E7F"/>
    <w:rsid w:val="005A0F8E"/>
    <w:rsid w:val="005A6983"/>
    <w:rsid w:val="005A7071"/>
    <w:rsid w:val="005B1B0B"/>
    <w:rsid w:val="005B1E22"/>
    <w:rsid w:val="005C3EE3"/>
    <w:rsid w:val="005D0768"/>
    <w:rsid w:val="005D62AC"/>
    <w:rsid w:val="005D6859"/>
    <w:rsid w:val="005D7687"/>
    <w:rsid w:val="005E2C2D"/>
    <w:rsid w:val="005E61A4"/>
    <w:rsid w:val="005F03F3"/>
    <w:rsid w:val="005F42DD"/>
    <w:rsid w:val="005F4E2C"/>
    <w:rsid w:val="00606A89"/>
    <w:rsid w:val="00614E48"/>
    <w:rsid w:val="00620B7C"/>
    <w:rsid w:val="00623AF7"/>
    <w:rsid w:val="00624F4E"/>
    <w:rsid w:val="0063420E"/>
    <w:rsid w:val="0063504C"/>
    <w:rsid w:val="006439DD"/>
    <w:rsid w:val="0064755C"/>
    <w:rsid w:val="00673060"/>
    <w:rsid w:val="00683CA6"/>
    <w:rsid w:val="006944E8"/>
    <w:rsid w:val="006A0B63"/>
    <w:rsid w:val="006A23D7"/>
    <w:rsid w:val="006A4BE8"/>
    <w:rsid w:val="006A7B6D"/>
    <w:rsid w:val="006B7F72"/>
    <w:rsid w:val="006C5BA1"/>
    <w:rsid w:val="006D60A3"/>
    <w:rsid w:val="006E01A2"/>
    <w:rsid w:val="006E481B"/>
    <w:rsid w:val="006E792A"/>
    <w:rsid w:val="006F10BA"/>
    <w:rsid w:val="006F5607"/>
    <w:rsid w:val="007062E9"/>
    <w:rsid w:val="007066A0"/>
    <w:rsid w:val="00717687"/>
    <w:rsid w:val="007206D1"/>
    <w:rsid w:val="00724A76"/>
    <w:rsid w:val="007266D2"/>
    <w:rsid w:val="0073087A"/>
    <w:rsid w:val="007356C4"/>
    <w:rsid w:val="007364A3"/>
    <w:rsid w:val="007429F7"/>
    <w:rsid w:val="00747A17"/>
    <w:rsid w:val="00760D53"/>
    <w:rsid w:val="00765529"/>
    <w:rsid w:val="007773DE"/>
    <w:rsid w:val="00791162"/>
    <w:rsid w:val="007A660B"/>
    <w:rsid w:val="007B04A9"/>
    <w:rsid w:val="007B1812"/>
    <w:rsid w:val="007C6628"/>
    <w:rsid w:val="007D1A9C"/>
    <w:rsid w:val="007D3B17"/>
    <w:rsid w:val="007D4478"/>
    <w:rsid w:val="007D4CBF"/>
    <w:rsid w:val="007D4ED4"/>
    <w:rsid w:val="007E0CA0"/>
    <w:rsid w:val="007E1A9C"/>
    <w:rsid w:val="007E3147"/>
    <w:rsid w:val="007E797F"/>
    <w:rsid w:val="007F2768"/>
    <w:rsid w:val="007F2C8B"/>
    <w:rsid w:val="007F344D"/>
    <w:rsid w:val="007F3B12"/>
    <w:rsid w:val="007F4189"/>
    <w:rsid w:val="00800FF3"/>
    <w:rsid w:val="008032AB"/>
    <w:rsid w:val="00806823"/>
    <w:rsid w:val="00823624"/>
    <w:rsid w:val="00835A6B"/>
    <w:rsid w:val="00840516"/>
    <w:rsid w:val="00844C18"/>
    <w:rsid w:val="00844FA5"/>
    <w:rsid w:val="00863C9D"/>
    <w:rsid w:val="008841EA"/>
    <w:rsid w:val="0088617C"/>
    <w:rsid w:val="008911F9"/>
    <w:rsid w:val="00896CD9"/>
    <w:rsid w:val="008A031B"/>
    <w:rsid w:val="008A1C10"/>
    <w:rsid w:val="008B0111"/>
    <w:rsid w:val="008B4A52"/>
    <w:rsid w:val="008B4B03"/>
    <w:rsid w:val="008B545C"/>
    <w:rsid w:val="008C3E75"/>
    <w:rsid w:val="008D25B6"/>
    <w:rsid w:val="008D29A3"/>
    <w:rsid w:val="008D59EA"/>
    <w:rsid w:val="008E2945"/>
    <w:rsid w:val="008E5254"/>
    <w:rsid w:val="008E6C10"/>
    <w:rsid w:val="008F2148"/>
    <w:rsid w:val="00903661"/>
    <w:rsid w:val="00904CA6"/>
    <w:rsid w:val="00914508"/>
    <w:rsid w:val="00915AAD"/>
    <w:rsid w:val="00922F6C"/>
    <w:rsid w:val="00936539"/>
    <w:rsid w:val="00936C7C"/>
    <w:rsid w:val="00937ADA"/>
    <w:rsid w:val="009504BA"/>
    <w:rsid w:val="009666AC"/>
    <w:rsid w:val="00966779"/>
    <w:rsid w:val="00972234"/>
    <w:rsid w:val="009735B1"/>
    <w:rsid w:val="00980649"/>
    <w:rsid w:val="00992FB1"/>
    <w:rsid w:val="00994D5A"/>
    <w:rsid w:val="00996B26"/>
    <w:rsid w:val="009A532E"/>
    <w:rsid w:val="009A7F6A"/>
    <w:rsid w:val="009B2164"/>
    <w:rsid w:val="009D1A7C"/>
    <w:rsid w:val="009E0DCA"/>
    <w:rsid w:val="009E19F9"/>
    <w:rsid w:val="009E539F"/>
    <w:rsid w:val="009F10C6"/>
    <w:rsid w:val="009F17AB"/>
    <w:rsid w:val="009F1D96"/>
    <w:rsid w:val="00A04B9E"/>
    <w:rsid w:val="00A207F9"/>
    <w:rsid w:val="00A22B92"/>
    <w:rsid w:val="00A2615B"/>
    <w:rsid w:val="00A316D4"/>
    <w:rsid w:val="00A33692"/>
    <w:rsid w:val="00A33E0E"/>
    <w:rsid w:val="00A45E1A"/>
    <w:rsid w:val="00A461DE"/>
    <w:rsid w:val="00A62C0C"/>
    <w:rsid w:val="00A6402E"/>
    <w:rsid w:val="00A721FC"/>
    <w:rsid w:val="00A73544"/>
    <w:rsid w:val="00A8592F"/>
    <w:rsid w:val="00A94AA7"/>
    <w:rsid w:val="00A96936"/>
    <w:rsid w:val="00A9788B"/>
    <w:rsid w:val="00AA2405"/>
    <w:rsid w:val="00AA37D7"/>
    <w:rsid w:val="00AB5D94"/>
    <w:rsid w:val="00AB6760"/>
    <w:rsid w:val="00AB7B7B"/>
    <w:rsid w:val="00AC23BA"/>
    <w:rsid w:val="00AC2F71"/>
    <w:rsid w:val="00AC3260"/>
    <w:rsid w:val="00AC7B26"/>
    <w:rsid w:val="00AD064F"/>
    <w:rsid w:val="00AD133E"/>
    <w:rsid w:val="00AD6966"/>
    <w:rsid w:val="00AE3F29"/>
    <w:rsid w:val="00AE4FEB"/>
    <w:rsid w:val="00AE56AF"/>
    <w:rsid w:val="00B02001"/>
    <w:rsid w:val="00B024C7"/>
    <w:rsid w:val="00B066E3"/>
    <w:rsid w:val="00B1276E"/>
    <w:rsid w:val="00B1785D"/>
    <w:rsid w:val="00B31E41"/>
    <w:rsid w:val="00B36AAC"/>
    <w:rsid w:val="00B440F8"/>
    <w:rsid w:val="00B53943"/>
    <w:rsid w:val="00B562BE"/>
    <w:rsid w:val="00B62C19"/>
    <w:rsid w:val="00B63E55"/>
    <w:rsid w:val="00B67A24"/>
    <w:rsid w:val="00B833C6"/>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2DE5"/>
    <w:rsid w:val="00C21D69"/>
    <w:rsid w:val="00C258FA"/>
    <w:rsid w:val="00C25ECB"/>
    <w:rsid w:val="00C315CC"/>
    <w:rsid w:val="00C3458F"/>
    <w:rsid w:val="00C3619D"/>
    <w:rsid w:val="00C43459"/>
    <w:rsid w:val="00C46963"/>
    <w:rsid w:val="00C54FE9"/>
    <w:rsid w:val="00C56A15"/>
    <w:rsid w:val="00C756DC"/>
    <w:rsid w:val="00C858D6"/>
    <w:rsid w:val="00C946EE"/>
    <w:rsid w:val="00C97645"/>
    <w:rsid w:val="00CB6CA3"/>
    <w:rsid w:val="00CC3E91"/>
    <w:rsid w:val="00CC6FEF"/>
    <w:rsid w:val="00CC721D"/>
    <w:rsid w:val="00CE23B1"/>
    <w:rsid w:val="00CE56BC"/>
    <w:rsid w:val="00CF173D"/>
    <w:rsid w:val="00CF7EAA"/>
    <w:rsid w:val="00D047A8"/>
    <w:rsid w:val="00D05438"/>
    <w:rsid w:val="00D078A7"/>
    <w:rsid w:val="00D07C0E"/>
    <w:rsid w:val="00D146B7"/>
    <w:rsid w:val="00D20F2A"/>
    <w:rsid w:val="00D33ABF"/>
    <w:rsid w:val="00D534FA"/>
    <w:rsid w:val="00D549BF"/>
    <w:rsid w:val="00D71522"/>
    <w:rsid w:val="00D72F70"/>
    <w:rsid w:val="00D944DA"/>
    <w:rsid w:val="00DA0876"/>
    <w:rsid w:val="00DA31A7"/>
    <w:rsid w:val="00DA4FCC"/>
    <w:rsid w:val="00DB04C7"/>
    <w:rsid w:val="00DC3F1F"/>
    <w:rsid w:val="00DF5EE2"/>
    <w:rsid w:val="00E02781"/>
    <w:rsid w:val="00E13634"/>
    <w:rsid w:val="00E15F1E"/>
    <w:rsid w:val="00E23D3D"/>
    <w:rsid w:val="00E3711A"/>
    <w:rsid w:val="00E505A6"/>
    <w:rsid w:val="00E5290A"/>
    <w:rsid w:val="00E64355"/>
    <w:rsid w:val="00E76D3C"/>
    <w:rsid w:val="00E910B9"/>
    <w:rsid w:val="00EA34E4"/>
    <w:rsid w:val="00EB3556"/>
    <w:rsid w:val="00EB42C4"/>
    <w:rsid w:val="00EB5564"/>
    <w:rsid w:val="00EC3BF1"/>
    <w:rsid w:val="00EC41FA"/>
    <w:rsid w:val="00EC765D"/>
    <w:rsid w:val="00ED10A6"/>
    <w:rsid w:val="00ED39F6"/>
    <w:rsid w:val="00ED7526"/>
    <w:rsid w:val="00EF0E28"/>
    <w:rsid w:val="00EF3965"/>
    <w:rsid w:val="00EF536C"/>
    <w:rsid w:val="00EF53E7"/>
    <w:rsid w:val="00EF6F02"/>
    <w:rsid w:val="00F0042F"/>
    <w:rsid w:val="00F0180A"/>
    <w:rsid w:val="00F063AA"/>
    <w:rsid w:val="00F07621"/>
    <w:rsid w:val="00F07C5C"/>
    <w:rsid w:val="00F17D8B"/>
    <w:rsid w:val="00F273F3"/>
    <w:rsid w:val="00F314E1"/>
    <w:rsid w:val="00F35440"/>
    <w:rsid w:val="00F40794"/>
    <w:rsid w:val="00F45A05"/>
    <w:rsid w:val="00F5191B"/>
    <w:rsid w:val="00F54C24"/>
    <w:rsid w:val="00F56E5F"/>
    <w:rsid w:val="00F57E38"/>
    <w:rsid w:val="00F64A48"/>
    <w:rsid w:val="00FA160D"/>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header" Target="header3.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www.ingentaconnect.com/content/els/00298018;jsessionid=3ldc1bvjg94j9.alice" TargetMode="External"/><Relationship Id="rId76" Type="http://schemas.openxmlformats.org/officeDocument/2006/relationships/hyperlink" Target="http://polar.ncep.noaa.gov/mmab/papers/tn276/MMAB_276.pdf" TargetMode="External"/><Relationship Id="rId7" Type="http://schemas.openxmlformats.org/officeDocument/2006/relationships/endnotes" Target="endnotes.xml"/><Relationship Id="rId71" Type="http://schemas.openxmlformats.org/officeDocument/2006/relationships/hyperlink" Target="Shalizi" TargetMode="External"/><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6.xml"/><Relationship Id="rId74" Type="http://schemas.openxmlformats.org/officeDocument/2006/relationships/hyperlink" Target="http://polar.ncep.noaa.gov/mmab/papers/tn166/OMB_166.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www.noaa.gov/"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5.xml"/><Relationship Id="rId73" Type="http://schemas.openxmlformats.org/officeDocument/2006/relationships/hyperlink" Target="http://polar.ncep.noaa.gov/mmab/papers/tn151/OMB_151.pdf" TargetMode="External"/><Relationship Id="rId78"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www.ingentaconnect.com/content/els;jsessionid=3ldc1bvjg94j9.alice" TargetMode="External"/><Relationship Id="rId77" Type="http://schemas.openxmlformats.org/officeDocument/2006/relationships/hyperlink" Target="http://www.meted.ucar.edu/oceans/wavewatch3/index.htm" TargetMode="Externa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hyperlink" Target="http://www.stat.cmu.edu/~cshalizi/350-2006/lecture-10.pd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www.bioone.org/servlet/linkout?suffix=i1551-5036-25-3-539-b37&amp;dbid=4&amp;doi=10.2112%2F07-0958.1&amp;key=10.2112%2F04-0397R.1"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ocw.mit.edu/NR/rdonlyres/Sloan-School-of-Management/15-062Data-MiningSpring2003/650A194A-828C-4990-98CE-7EB966628437/0/NeuralNet2002.pdf" TargetMode="External"/><Relationship Id="rId75"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56"/>
          <c:y val="4.1025414601312461E-2"/>
        </c:manualLayout>
      </c:layout>
    </c:title>
    <c:plotArea>
      <c:layout>
        <c:manualLayout>
          <c:layoutTarget val="inner"/>
          <c:xMode val="edge"/>
          <c:yMode val="edge"/>
          <c:x val="8.3882319066528904E-2"/>
          <c:y val="0.19999575643683584"/>
          <c:w val="0.83251228801875199"/>
          <c:h val="0.63170506609430821"/>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108069632"/>
        <c:axId val="108071168"/>
      </c:scatterChart>
      <c:valAx>
        <c:axId val="108069632"/>
        <c:scaling>
          <c:orientation val="minMax"/>
        </c:scaling>
        <c:axPos val="b"/>
        <c:numFmt formatCode="General" sourceLinked="1"/>
        <c:tickLblPos val="nextTo"/>
        <c:txPr>
          <a:bodyPr/>
          <a:lstStyle/>
          <a:p>
            <a:pPr>
              <a:defRPr lang="es-AR"/>
            </a:pPr>
            <a:endParaRPr lang="es-ES"/>
          </a:p>
        </c:txPr>
        <c:crossAx val="108071168"/>
        <c:crosses val="autoZero"/>
        <c:crossBetween val="midCat"/>
      </c:valAx>
      <c:valAx>
        <c:axId val="108071168"/>
        <c:scaling>
          <c:orientation val="minMax"/>
        </c:scaling>
        <c:axPos val="l"/>
        <c:numFmt formatCode="General" sourceLinked="1"/>
        <c:tickLblPos val="nextTo"/>
        <c:txPr>
          <a:bodyPr/>
          <a:lstStyle/>
          <a:p>
            <a:pPr>
              <a:defRPr lang="es-AR"/>
            </a:pPr>
            <a:endParaRPr lang="es-ES"/>
          </a:p>
        </c:txPr>
        <c:crossAx val="10806963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9A0F74-F86D-446B-BCC6-14FD4AEFE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71</Pages>
  <Words>26603</Words>
  <Characters>146318</Characters>
  <Application>Microsoft Office Word</Application>
  <DocSecurity>0</DocSecurity>
  <Lines>1219</Lines>
  <Paragraphs>345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172576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167</cp:revision>
  <cp:lastPrinted>2010-03-30T20:34:00Z</cp:lastPrinted>
  <dcterms:created xsi:type="dcterms:W3CDTF">2009-07-06T18:14:00Z</dcterms:created>
  <dcterms:modified xsi:type="dcterms:W3CDTF">2010-05-19T15:45:00Z</dcterms:modified>
</cp:coreProperties>
</file>