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4A0B9E" w:rsidRPr="004A100B" w:rsidRDefault="007D4478">
      <w:pPr>
        <w:pStyle w:val="TDC1"/>
        <w:tabs>
          <w:tab w:val="right" w:leader="dot" w:pos="8828"/>
        </w:tabs>
        <w:rPr>
          <w:rFonts w:eastAsiaTheme="minorEastAsia" w:cstheme="minorBidi"/>
          <w:b w:val="0"/>
          <w:bCs w:val="0"/>
          <w:caps w:val="0"/>
          <w:noProof/>
          <w:sz w:val="22"/>
          <w:szCs w:val="22"/>
          <w:lang w:val="es-ES"/>
        </w:rPr>
      </w:pPr>
      <w:r w:rsidRPr="004A100B">
        <w:rPr>
          <w:b w:val="0"/>
          <w:bCs w:val="0"/>
          <w:caps w:val="0"/>
          <w:sz w:val="28"/>
          <w:szCs w:val="28"/>
          <w:lang w:val="es-ES_tradnl"/>
        </w:rPr>
        <w:fldChar w:fldCharType="begin"/>
      </w:r>
      <w:r w:rsidR="007E797F" w:rsidRPr="004A100B">
        <w:rPr>
          <w:b w:val="0"/>
          <w:bCs w:val="0"/>
          <w:caps w:val="0"/>
          <w:sz w:val="28"/>
          <w:szCs w:val="28"/>
          <w:lang w:val="es-ES_tradnl"/>
        </w:rPr>
        <w:instrText xml:space="preserve"> TOC \o "1-3" \h \z \u </w:instrText>
      </w:r>
      <w:r w:rsidRPr="004A100B">
        <w:rPr>
          <w:b w:val="0"/>
          <w:bCs w:val="0"/>
          <w:caps w:val="0"/>
          <w:sz w:val="28"/>
          <w:szCs w:val="28"/>
          <w:lang w:val="es-ES_tradnl"/>
        </w:rPr>
        <w:fldChar w:fldCharType="separate"/>
      </w:r>
      <w:hyperlink w:anchor="_Toc257732578" w:history="1">
        <w:r w:rsidR="004A0B9E" w:rsidRPr="004A100B">
          <w:rPr>
            <w:rStyle w:val="Hipervnculo"/>
            <w:b w:val="0"/>
            <w:noProof/>
            <w:lang w:val="es-ES_tradnl" w:eastAsia="en-US"/>
          </w:rPr>
          <w:t>Capítulo 1 - Introducción</w:t>
        </w:r>
        <w:r w:rsidR="004A0B9E" w:rsidRPr="004A100B">
          <w:rPr>
            <w:b w:val="0"/>
            <w:noProof/>
            <w:webHidden/>
          </w:rPr>
          <w:tab/>
        </w:r>
        <w:r w:rsidRPr="004A100B">
          <w:rPr>
            <w:b w:val="0"/>
            <w:noProof/>
            <w:webHidden/>
          </w:rPr>
          <w:fldChar w:fldCharType="begin"/>
        </w:r>
        <w:r w:rsidR="004A0B9E" w:rsidRPr="004A100B">
          <w:rPr>
            <w:b w:val="0"/>
            <w:noProof/>
            <w:webHidden/>
          </w:rPr>
          <w:instrText xml:space="preserve"> PAGEREF _Toc257732578 \h </w:instrText>
        </w:r>
        <w:r w:rsidRPr="004A100B">
          <w:rPr>
            <w:b w:val="0"/>
            <w:noProof/>
            <w:webHidden/>
          </w:rPr>
        </w:r>
        <w:r w:rsidRPr="004A100B">
          <w:rPr>
            <w:b w:val="0"/>
            <w:noProof/>
            <w:webHidden/>
          </w:rPr>
          <w:fldChar w:fldCharType="separate"/>
        </w:r>
        <w:r w:rsidR="004A100B" w:rsidRPr="004A100B">
          <w:rPr>
            <w:b w:val="0"/>
            <w:noProof/>
            <w:webHidden/>
          </w:rPr>
          <w:t>5</w:t>
        </w:r>
        <w:r w:rsidRPr="004A100B">
          <w:rPr>
            <w:b w:val="0"/>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579" w:history="1">
        <w:r w:rsidR="004A0B9E" w:rsidRPr="004A100B">
          <w:rPr>
            <w:rStyle w:val="Hipervnculo"/>
            <w:noProof/>
            <w:lang w:val="es-ES_tradnl" w:eastAsia="en-US"/>
          </w:rPr>
          <w:t>1.1 Análisis de regresión con técnicas de aprendizaje supervisado</w:t>
        </w:r>
        <w:r w:rsidR="004A0B9E" w:rsidRPr="004A100B">
          <w:rPr>
            <w:noProof/>
            <w:webHidden/>
          </w:rPr>
          <w:tab/>
        </w:r>
        <w:r w:rsidRPr="004A100B">
          <w:rPr>
            <w:noProof/>
            <w:webHidden/>
          </w:rPr>
          <w:fldChar w:fldCharType="begin"/>
        </w:r>
        <w:r w:rsidR="004A0B9E" w:rsidRPr="004A100B">
          <w:rPr>
            <w:noProof/>
            <w:webHidden/>
          </w:rPr>
          <w:instrText xml:space="preserve"> PAGEREF _Toc257732579 \h </w:instrText>
        </w:r>
        <w:r w:rsidRPr="004A100B">
          <w:rPr>
            <w:noProof/>
            <w:webHidden/>
          </w:rPr>
        </w:r>
        <w:r w:rsidRPr="004A100B">
          <w:rPr>
            <w:noProof/>
            <w:webHidden/>
          </w:rPr>
          <w:fldChar w:fldCharType="separate"/>
        </w:r>
        <w:r w:rsidR="004A100B" w:rsidRPr="004A100B">
          <w:rPr>
            <w:noProof/>
            <w:webHidden/>
          </w:rPr>
          <w:t>5</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580" w:history="1">
        <w:r w:rsidR="004A0B9E" w:rsidRPr="004A100B">
          <w:rPr>
            <w:rStyle w:val="Hipervnculo"/>
            <w:noProof/>
            <w:lang w:val="es-ES_tradnl" w:eastAsia="en-US"/>
          </w:rPr>
          <w:t>1.2 Caso de estudio</w:t>
        </w:r>
        <w:r w:rsidR="004A0B9E" w:rsidRPr="004A100B">
          <w:rPr>
            <w:noProof/>
            <w:webHidden/>
          </w:rPr>
          <w:tab/>
        </w:r>
        <w:r w:rsidRPr="004A100B">
          <w:rPr>
            <w:noProof/>
            <w:webHidden/>
          </w:rPr>
          <w:fldChar w:fldCharType="begin"/>
        </w:r>
        <w:r w:rsidR="004A0B9E" w:rsidRPr="004A100B">
          <w:rPr>
            <w:noProof/>
            <w:webHidden/>
          </w:rPr>
          <w:instrText xml:space="preserve"> PAGEREF _Toc257732580 \h </w:instrText>
        </w:r>
        <w:r w:rsidRPr="004A100B">
          <w:rPr>
            <w:noProof/>
            <w:webHidden/>
          </w:rPr>
        </w:r>
        <w:r w:rsidRPr="004A100B">
          <w:rPr>
            <w:noProof/>
            <w:webHidden/>
          </w:rPr>
          <w:fldChar w:fldCharType="separate"/>
        </w:r>
        <w:r w:rsidR="004A100B" w:rsidRPr="004A100B">
          <w:rPr>
            <w:noProof/>
            <w:webHidden/>
          </w:rPr>
          <w:t>6</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581" w:history="1">
        <w:r w:rsidR="004A0B9E" w:rsidRPr="004A100B">
          <w:rPr>
            <w:rStyle w:val="Hipervnculo"/>
            <w:noProof/>
            <w:lang w:val="es-ES_tradnl" w:eastAsia="en-US"/>
          </w:rPr>
          <w:t>1.3 Trabajos relacionados</w:t>
        </w:r>
        <w:r w:rsidR="004A0B9E" w:rsidRPr="004A100B">
          <w:rPr>
            <w:noProof/>
            <w:webHidden/>
          </w:rPr>
          <w:tab/>
        </w:r>
        <w:r w:rsidRPr="004A100B">
          <w:rPr>
            <w:noProof/>
            <w:webHidden/>
          </w:rPr>
          <w:fldChar w:fldCharType="begin"/>
        </w:r>
        <w:r w:rsidR="004A0B9E" w:rsidRPr="004A100B">
          <w:rPr>
            <w:noProof/>
            <w:webHidden/>
          </w:rPr>
          <w:instrText xml:space="preserve"> PAGEREF _Toc257732581 \h </w:instrText>
        </w:r>
        <w:r w:rsidRPr="004A100B">
          <w:rPr>
            <w:noProof/>
            <w:webHidden/>
          </w:rPr>
        </w:r>
        <w:r w:rsidRPr="004A100B">
          <w:rPr>
            <w:noProof/>
            <w:webHidden/>
          </w:rPr>
          <w:fldChar w:fldCharType="separate"/>
        </w:r>
        <w:r w:rsidR="004A100B" w:rsidRPr="004A100B">
          <w:rPr>
            <w:noProof/>
            <w:webHidden/>
          </w:rPr>
          <w:t>7</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582" w:history="1">
        <w:r w:rsidR="004A0B9E" w:rsidRPr="004A100B">
          <w:rPr>
            <w:rStyle w:val="Hipervnculo"/>
            <w:noProof/>
            <w:lang w:val="es-ES_tradnl" w:eastAsia="en-US"/>
          </w:rPr>
          <w:t>1.4 Trabajo realizado</w:t>
        </w:r>
        <w:r w:rsidR="004A0B9E" w:rsidRPr="004A100B">
          <w:rPr>
            <w:noProof/>
            <w:webHidden/>
          </w:rPr>
          <w:tab/>
        </w:r>
        <w:r w:rsidRPr="004A100B">
          <w:rPr>
            <w:noProof/>
            <w:webHidden/>
          </w:rPr>
          <w:fldChar w:fldCharType="begin"/>
        </w:r>
        <w:r w:rsidR="004A0B9E" w:rsidRPr="004A100B">
          <w:rPr>
            <w:noProof/>
            <w:webHidden/>
          </w:rPr>
          <w:instrText xml:space="preserve"> PAGEREF _Toc257732582 \h </w:instrText>
        </w:r>
        <w:r w:rsidRPr="004A100B">
          <w:rPr>
            <w:noProof/>
            <w:webHidden/>
          </w:rPr>
        </w:r>
        <w:r w:rsidRPr="004A100B">
          <w:rPr>
            <w:noProof/>
            <w:webHidden/>
          </w:rPr>
          <w:fldChar w:fldCharType="separate"/>
        </w:r>
        <w:r w:rsidR="004A100B" w:rsidRPr="004A100B">
          <w:rPr>
            <w:noProof/>
            <w:webHidden/>
          </w:rPr>
          <w:t>7</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583" w:history="1">
        <w:r w:rsidR="004A0B9E" w:rsidRPr="004A100B">
          <w:rPr>
            <w:rStyle w:val="Hipervnculo"/>
            <w:noProof/>
            <w:lang w:val="es-ES_tradnl" w:eastAsia="en-US"/>
          </w:rPr>
          <w:t>1.5 Estructura del trabajo</w:t>
        </w:r>
        <w:r w:rsidR="004A0B9E" w:rsidRPr="004A100B">
          <w:rPr>
            <w:noProof/>
            <w:webHidden/>
          </w:rPr>
          <w:tab/>
        </w:r>
        <w:r w:rsidRPr="004A100B">
          <w:rPr>
            <w:noProof/>
            <w:webHidden/>
          </w:rPr>
          <w:fldChar w:fldCharType="begin"/>
        </w:r>
        <w:r w:rsidR="004A0B9E" w:rsidRPr="004A100B">
          <w:rPr>
            <w:noProof/>
            <w:webHidden/>
          </w:rPr>
          <w:instrText xml:space="preserve"> PAGEREF _Toc257732583 \h </w:instrText>
        </w:r>
        <w:r w:rsidRPr="004A100B">
          <w:rPr>
            <w:noProof/>
            <w:webHidden/>
          </w:rPr>
        </w:r>
        <w:r w:rsidRPr="004A100B">
          <w:rPr>
            <w:noProof/>
            <w:webHidden/>
          </w:rPr>
          <w:fldChar w:fldCharType="separate"/>
        </w:r>
        <w:r w:rsidR="004A100B" w:rsidRPr="004A100B">
          <w:rPr>
            <w:noProof/>
            <w:webHidden/>
          </w:rPr>
          <w:t>10</w:t>
        </w:r>
        <w:r w:rsidRPr="004A100B">
          <w:rPr>
            <w:noProof/>
            <w:webHidden/>
          </w:rPr>
          <w:fldChar w:fldCharType="end"/>
        </w:r>
      </w:hyperlink>
    </w:p>
    <w:p w:rsidR="004A0B9E" w:rsidRPr="004A100B" w:rsidRDefault="007D4478">
      <w:pPr>
        <w:pStyle w:val="TDC1"/>
        <w:tabs>
          <w:tab w:val="right" w:leader="dot" w:pos="8828"/>
        </w:tabs>
        <w:rPr>
          <w:rFonts w:eastAsiaTheme="minorEastAsia" w:cstheme="minorBidi"/>
          <w:b w:val="0"/>
          <w:bCs w:val="0"/>
          <w:caps w:val="0"/>
          <w:noProof/>
          <w:sz w:val="22"/>
          <w:szCs w:val="22"/>
          <w:lang w:val="es-ES"/>
        </w:rPr>
      </w:pPr>
      <w:hyperlink w:anchor="_Toc257732584" w:history="1">
        <w:r w:rsidR="004A0B9E" w:rsidRPr="004A100B">
          <w:rPr>
            <w:rStyle w:val="Hipervnculo"/>
            <w:b w:val="0"/>
            <w:noProof/>
          </w:rPr>
          <w:t>Capitulo 2 - Estado del arte</w:t>
        </w:r>
        <w:r w:rsidR="004A0B9E" w:rsidRPr="004A100B">
          <w:rPr>
            <w:b w:val="0"/>
            <w:noProof/>
            <w:webHidden/>
          </w:rPr>
          <w:tab/>
        </w:r>
        <w:r w:rsidRPr="004A100B">
          <w:rPr>
            <w:b w:val="0"/>
            <w:noProof/>
            <w:webHidden/>
          </w:rPr>
          <w:fldChar w:fldCharType="begin"/>
        </w:r>
        <w:r w:rsidR="004A0B9E" w:rsidRPr="004A100B">
          <w:rPr>
            <w:b w:val="0"/>
            <w:noProof/>
            <w:webHidden/>
          </w:rPr>
          <w:instrText xml:space="preserve"> PAGEREF _Toc257732584 \h </w:instrText>
        </w:r>
        <w:r w:rsidRPr="004A100B">
          <w:rPr>
            <w:b w:val="0"/>
            <w:noProof/>
            <w:webHidden/>
          </w:rPr>
        </w:r>
        <w:r w:rsidRPr="004A100B">
          <w:rPr>
            <w:b w:val="0"/>
            <w:noProof/>
            <w:webHidden/>
          </w:rPr>
          <w:fldChar w:fldCharType="separate"/>
        </w:r>
        <w:r w:rsidR="004A100B" w:rsidRPr="004A100B">
          <w:rPr>
            <w:b w:val="0"/>
            <w:noProof/>
            <w:webHidden/>
          </w:rPr>
          <w:t>12</w:t>
        </w:r>
        <w:r w:rsidRPr="004A100B">
          <w:rPr>
            <w:b w:val="0"/>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585" w:history="1">
        <w:r w:rsidR="004A0B9E" w:rsidRPr="004A100B">
          <w:rPr>
            <w:rStyle w:val="Hipervnculo"/>
            <w:noProof/>
          </w:rPr>
          <w:t>2.1 Aprendizaje supervisado</w:t>
        </w:r>
        <w:r w:rsidR="004A0B9E" w:rsidRPr="004A100B">
          <w:rPr>
            <w:noProof/>
            <w:webHidden/>
          </w:rPr>
          <w:tab/>
        </w:r>
        <w:r w:rsidRPr="004A100B">
          <w:rPr>
            <w:noProof/>
            <w:webHidden/>
          </w:rPr>
          <w:fldChar w:fldCharType="begin"/>
        </w:r>
        <w:r w:rsidR="004A0B9E" w:rsidRPr="004A100B">
          <w:rPr>
            <w:noProof/>
            <w:webHidden/>
          </w:rPr>
          <w:instrText xml:space="preserve"> PAGEREF _Toc257732585 \h </w:instrText>
        </w:r>
        <w:r w:rsidRPr="004A100B">
          <w:rPr>
            <w:noProof/>
            <w:webHidden/>
          </w:rPr>
        </w:r>
        <w:r w:rsidRPr="004A100B">
          <w:rPr>
            <w:noProof/>
            <w:webHidden/>
          </w:rPr>
          <w:fldChar w:fldCharType="separate"/>
        </w:r>
        <w:r w:rsidR="004A100B" w:rsidRPr="004A100B">
          <w:rPr>
            <w:noProof/>
            <w:webHidden/>
          </w:rPr>
          <w:t>12</w:t>
        </w:r>
        <w:r w:rsidRPr="004A100B">
          <w:rPr>
            <w:noProof/>
            <w:webHidden/>
          </w:rPr>
          <w:fldChar w:fldCharType="end"/>
        </w:r>
      </w:hyperlink>
    </w:p>
    <w:p w:rsidR="004A0B9E" w:rsidRPr="004A100B" w:rsidRDefault="007D4478">
      <w:pPr>
        <w:pStyle w:val="TDC3"/>
        <w:tabs>
          <w:tab w:val="right" w:leader="dot" w:pos="8828"/>
        </w:tabs>
        <w:rPr>
          <w:rFonts w:eastAsiaTheme="minorEastAsia" w:cstheme="minorBidi"/>
          <w:iCs w:val="0"/>
          <w:noProof/>
          <w:szCs w:val="22"/>
          <w:lang w:val="es-ES"/>
        </w:rPr>
      </w:pPr>
      <w:hyperlink w:anchor="_Toc257732586" w:history="1">
        <w:r w:rsidR="004A0B9E" w:rsidRPr="004A100B">
          <w:rPr>
            <w:rStyle w:val="Hipervnculo"/>
            <w:noProof/>
          </w:rPr>
          <w:t>2.2.1 Regresión Lineal Simple</w:t>
        </w:r>
        <w:r w:rsidR="004A0B9E" w:rsidRPr="004A100B">
          <w:rPr>
            <w:noProof/>
            <w:webHidden/>
          </w:rPr>
          <w:tab/>
        </w:r>
        <w:r w:rsidRPr="004A100B">
          <w:rPr>
            <w:noProof/>
            <w:webHidden/>
          </w:rPr>
          <w:fldChar w:fldCharType="begin"/>
        </w:r>
        <w:r w:rsidR="004A0B9E" w:rsidRPr="004A100B">
          <w:rPr>
            <w:noProof/>
            <w:webHidden/>
          </w:rPr>
          <w:instrText xml:space="preserve"> PAGEREF _Toc257732586 \h </w:instrText>
        </w:r>
        <w:r w:rsidRPr="004A100B">
          <w:rPr>
            <w:noProof/>
            <w:webHidden/>
          </w:rPr>
        </w:r>
        <w:r w:rsidRPr="004A100B">
          <w:rPr>
            <w:noProof/>
            <w:webHidden/>
          </w:rPr>
          <w:fldChar w:fldCharType="separate"/>
        </w:r>
        <w:r w:rsidR="004A100B" w:rsidRPr="004A100B">
          <w:rPr>
            <w:noProof/>
            <w:webHidden/>
          </w:rPr>
          <w:t>14</w:t>
        </w:r>
        <w:r w:rsidRPr="004A100B">
          <w:rPr>
            <w:noProof/>
            <w:webHidden/>
          </w:rPr>
          <w:fldChar w:fldCharType="end"/>
        </w:r>
      </w:hyperlink>
    </w:p>
    <w:p w:rsidR="004A0B9E" w:rsidRPr="004A100B" w:rsidRDefault="007D4478">
      <w:pPr>
        <w:pStyle w:val="TDC3"/>
        <w:tabs>
          <w:tab w:val="right" w:leader="dot" w:pos="8828"/>
        </w:tabs>
        <w:rPr>
          <w:rFonts w:eastAsiaTheme="minorEastAsia" w:cstheme="minorBidi"/>
          <w:iCs w:val="0"/>
          <w:noProof/>
          <w:szCs w:val="22"/>
          <w:lang w:val="es-ES"/>
        </w:rPr>
      </w:pPr>
      <w:hyperlink w:anchor="_Toc257732587" w:history="1">
        <w:r w:rsidR="004A0B9E" w:rsidRPr="004A100B">
          <w:rPr>
            <w:rStyle w:val="Hipervnculo"/>
            <w:noProof/>
          </w:rPr>
          <w:t>2.2.2 Redes neurales para regresión</w:t>
        </w:r>
        <w:r w:rsidR="004A0B9E" w:rsidRPr="004A100B">
          <w:rPr>
            <w:noProof/>
            <w:webHidden/>
          </w:rPr>
          <w:tab/>
        </w:r>
        <w:r w:rsidRPr="004A100B">
          <w:rPr>
            <w:noProof/>
            <w:webHidden/>
          </w:rPr>
          <w:fldChar w:fldCharType="begin"/>
        </w:r>
        <w:r w:rsidR="004A0B9E" w:rsidRPr="004A100B">
          <w:rPr>
            <w:noProof/>
            <w:webHidden/>
          </w:rPr>
          <w:instrText xml:space="preserve"> PAGEREF _Toc257732587 \h </w:instrText>
        </w:r>
        <w:r w:rsidRPr="004A100B">
          <w:rPr>
            <w:noProof/>
            <w:webHidden/>
          </w:rPr>
        </w:r>
        <w:r w:rsidRPr="004A100B">
          <w:rPr>
            <w:noProof/>
            <w:webHidden/>
          </w:rPr>
          <w:fldChar w:fldCharType="separate"/>
        </w:r>
        <w:r w:rsidR="004A100B" w:rsidRPr="004A100B">
          <w:rPr>
            <w:noProof/>
            <w:webHidden/>
          </w:rPr>
          <w:t>16</w:t>
        </w:r>
        <w:r w:rsidRPr="004A100B">
          <w:rPr>
            <w:noProof/>
            <w:webHidden/>
          </w:rPr>
          <w:fldChar w:fldCharType="end"/>
        </w:r>
      </w:hyperlink>
    </w:p>
    <w:p w:rsidR="004A0B9E" w:rsidRPr="004A100B" w:rsidRDefault="007D4478">
      <w:pPr>
        <w:pStyle w:val="TDC3"/>
        <w:tabs>
          <w:tab w:val="right" w:leader="dot" w:pos="8828"/>
        </w:tabs>
        <w:rPr>
          <w:rFonts w:eastAsiaTheme="minorEastAsia" w:cstheme="minorBidi"/>
          <w:iCs w:val="0"/>
          <w:noProof/>
          <w:szCs w:val="22"/>
          <w:lang w:val="es-ES"/>
        </w:rPr>
      </w:pPr>
      <w:hyperlink w:anchor="_Toc257732588" w:history="1">
        <w:r w:rsidR="004A0B9E" w:rsidRPr="004A100B">
          <w:rPr>
            <w:rStyle w:val="Hipervnculo"/>
            <w:noProof/>
          </w:rPr>
          <w:t>2.2.3 Árboles modelos y de regresión</w:t>
        </w:r>
        <w:r w:rsidR="004A0B9E" w:rsidRPr="004A100B">
          <w:rPr>
            <w:noProof/>
            <w:webHidden/>
          </w:rPr>
          <w:tab/>
        </w:r>
        <w:r w:rsidRPr="004A100B">
          <w:rPr>
            <w:noProof/>
            <w:webHidden/>
          </w:rPr>
          <w:fldChar w:fldCharType="begin"/>
        </w:r>
        <w:r w:rsidR="004A0B9E" w:rsidRPr="004A100B">
          <w:rPr>
            <w:noProof/>
            <w:webHidden/>
          </w:rPr>
          <w:instrText xml:space="preserve"> PAGEREF _Toc257732588 \h </w:instrText>
        </w:r>
        <w:r w:rsidRPr="004A100B">
          <w:rPr>
            <w:noProof/>
            <w:webHidden/>
          </w:rPr>
        </w:r>
        <w:r w:rsidRPr="004A100B">
          <w:rPr>
            <w:noProof/>
            <w:webHidden/>
          </w:rPr>
          <w:fldChar w:fldCharType="separate"/>
        </w:r>
        <w:r w:rsidR="004A100B" w:rsidRPr="004A100B">
          <w:rPr>
            <w:noProof/>
            <w:webHidden/>
          </w:rPr>
          <w:t>19</w:t>
        </w:r>
        <w:r w:rsidRPr="004A100B">
          <w:rPr>
            <w:noProof/>
            <w:webHidden/>
          </w:rPr>
          <w:fldChar w:fldCharType="end"/>
        </w:r>
      </w:hyperlink>
    </w:p>
    <w:p w:rsidR="004A0B9E" w:rsidRPr="004A100B" w:rsidRDefault="007D4478">
      <w:pPr>
        <w:pStyle w:val="TDC3"/>
        <w:tabs>
          <w:tab w:val="right" w:leader="dot" w:pos="8828"/>
        </w:tabs>
        <w:rPr>
          <w:rFonts w:eastAsiaTheme="minorEastAsia" w:cstheme="minorBidi"/>
          <w:iCs w:val="0"/>
          <w:noProof/>
          <w:szCs w:val="22"/>
          <w:lang w:val="es-ES"/>
        </w:rPr>
      </w:pPr>
      <w:hyperlink w:anchor="_Toc257732589" w:history="1">
        <w:r w:rsidR="004A0B9E" w:rsidRPr="004A100B">
          <w:rPr>
            <w:rStyle w:val="Hipervnculo"/>
            <w:noProof/>
          </w:rPr>
          <w:t>2.2.4 Maquinas de Soporte Vectorial para regresión</w:t>
        </w:r>
        <w:r w:rsidR="004A0B9E" w:rsidRPr="004A100B">
          <w:rPr>
            <w:noProof/>
            <w:webHidden/>
          </w:rPr>
          <w:tab/>
        </w:r>
        <w:r w:rsidRPr="004A100B">
          <w:rPr>
            <w:noProof/>
            <w:webHidden/>
          </w:rPr>
          <w:fldChar w:fldCharType="begin"/>
        </w:r>
        <w:r w:rsidR="004A0B9E" w:rsidRPr="004A100B">
          <w:rPr>
            <w:noProof/>
            <w:webHidden/>
          </w:rPr>
          <w:instrText xml:space="preserve"> PAGEREF _Toc257732589 \h </w:instrText>
        </w:r>
        <w:r w:rsidRPr="004A100B">
          <w:rPr>
            <w:noProof/>
            <w:webHidden/>
          </w:rPr>
        </w:r>
        <w:r w:rsidRPr="004A100B">
          <w:rPr>
            <w:noProof/>
            <w:webHidden/>
          </w:rPr>
          <w:fldChar w:fldCharType="separate"/>
        </w:r>
        <w:r w:rsidR="004A100B" w:rsidRPr="004A100B">
          <w:rPr>
            <w:noProof/>
            <w:webHidden/>
          </w:rPr>
          <w:t>21</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590" w:history="1">
        <w:r w:rsidR="004A0B9E" w:rsidRPr="004A100B">
          <w:rPr>
            <w:rStyle w:val="Hipervnculo"/>
            <w:noProof/>
          </w:rPr>
          <w:t>2.3 Problema de predicción de oleaje</w:t>
        </w:r>
        <w:r w:rsidR="004A0B9E" w:rsidRPr="004A100B">
          <w:rPr>
            <w:noProof/>
            <w:webHidden/>
          </w:rPr>
          <w:tab/>
        </w:r>
        <w:r w:rsidRPr="004A100B">
          <w:rPr>
            <w:noProof/>
            <w:webHidden/>
          </w:rPr>
          <w:fldChar w:fldCharType="begin"/>
        </w:r>
        <w:r w:rsidR="004A0B9E" w:rsidRPr="004A100B">
          <w:rPr>
            <w:noProof/>
            <w:webHidden/>
          </w:rPr>
          <w:instrText xml:space="preserve"> PAGEREF _Toc257732590 \h </w:instrText>
        </w:r>
        <w:r w:rsidRPr="004A100B">
          <w:rPr>
            <w:noProof/>
            <w:webHidden/>
          </w:rPr>
        </w:r>
        <w:r w:rsidRPr="004A100B">
          <w:rPr>
            <w:noProof/>
            <w:webHidden/>
          </w:rPr>
          <w:fldChar w:fldCharType="separate"/>
        </w:r>
        <w:r w:rsidR="004A100B" w:rsidRPr="004A100B">
          <w:rPr>
            <w:noProof/>
            <w:webHidden/>
          </w:rPr>
          <w:t>24</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591" w:history="1">
        <w:r w:rsidR="004A0B9E" w:rsidRPr="004A100B">
          <w:rPr>
            <w:rStyle w:val="Hipervnculo"/>
            <w:noProof/>
          </w:rPr>
          <w:t>2.4 Trabajos relacionados a la predicción de oleaje</w:t>
        </w:r>
        <w:r w:rsidR="004A0B9E" w:rsidRPr="004A100B">
          <w:rPr>
            <w:noProof/>
            <w:webHidden/>
          </w:rPr>
          <w:tab/>
        </w:r>
        <w:r w:rsidRPr="004A100B">
          <w:rPr>
            <w:noProof/>
            <w:webHidden/>
          </w:rPr>
          <w:fldChar w:fldCharType="begin"/>
        </w:r>
        <w:r w:rsidR="004A0B9E" w:rsidRPr="004A100B">
          <w:rPr>
            <w:noProof/>
            <w:webHidden/>
          </w:rPr>
          <w:instrText xml:space="preserve"> PAGEREF _Toc257732591 \h </w:instrText>
        </w:r>
        <w:r w:rsidRPr="004A100B">
          <w:rPr>
            <w:noProof/>
            <w:webHidden/>
          </w:rPr>
        </w:r>
        <w:r w:rsidRPr="004A100B">
          <w:rPr>
            <w:noProof/>
            <w:webHidden/>
          </w:rPr>
          <w:fldChar w:fldCharType="separate"/>
        </w:r>
        <w:r w:rsidR="004A100B" w:rsidRPr="004A100B">
          <w:rPr>
            <w:noProof/>
            <w:webHidden/>
          </w:rPr>
          <w:t>25</w:t>
        </w:r>
        <w:r w:rsidRPr="004A100B">
          <w:rPr>
            <w:noProof/>
            <w:webHidden/>
          </w:rPr>
          <w:fldChar w:fldCharType="end"/>
        </w:r>
      </w:hyperlink>
    </w:p>
    <w:p w:rsidR="004A0B9E" w:rsidRPr="004A100B" w:rsidRDefault="007D4478">
      <w:pPr>
        <w:pStyle w:val="TDC1"/>
        <w:tabs>
          <w:tab w:val="right" w:leader="dot" w:pos="8828"/>
        </w:tabs>
        <w:rPr>
          <w:rFonts w:eastAsiaTheme="minorEastAsia" w:cstheme="minorBidi"/>
          <w:b w:val="0"/>
          <w:bCs w:val="0"/>
          <w:caps w:val="0"/>
          <w:noProof/>
          <w:sz w:val="22"/>
          <w:szCs w:val="22"/>
          <w:lang w:val="es-ES"/>
        </w:rPr>
      </w:pPr>
      <w:hyperlink w:anchor="_Toc257732592" w:history="1">
        <w:r w:rsidR="004A0B9E" w:rsidRPr="004A100B">
          <w:rPr>
            <w:rStyle w:val="Hipervnculo"/>
            <w:b w:val="0"/>
            <w:noProof/>
            <w:lang w:val="es-ES_tradnl"/>
          </w:rPr>
          <w:t>Capitulo 3 – Datos para predicción de oleaje</w:t>
        </w:r>
        <w:r w:rsidR="004A0B9E" w:rsidRPr="004A100B">
          <w:rPr>
            <w:b w:val="0"/>
            <w:noProof/>
            <w:webHidden/>
          </w:rPr>
          <w:tab/>
        </w:r>
        <w:r w:rsidRPr="004A100B">
          <w:rPr>
            <w:b w:val="0"/>
            <w:noProof/>
            <w:webHidden/>
          </w:rPr>
          <w:fldChar w:fldCharType="begin"/>
        </w:r>
        <w:r w:rsidR="004A0B9E" w:rsidRPr="004A100B">
          <w:rPr>
            <w:b w:val="0"/>
            <w:noProof/>
            <w:webHidden/>
          </w:rPr>
          <w:instrText xml:space="preserve"> PAGEREF _Toc257732592 \h </w:instrText>
        </w:r>
        <w:r w:rsidRPr="004A100B">
          <w:rPr>
            <w:b w:val="0"/>
            <w:noProof/>
            <w:webHidden/>
          </w:rPr>
        </w:r>
        <w:r w:rsidRPr="004A100B">
          <w:rPr>
            <w:b w:val="0"/>
            <w:noProof/>
            <w:webHidden/>
          </w:rPr>
          <w:fldChar w:fldCharType="separate"/>
        </w:r>
        <w:r w:rsidR="004A100B" w:rsidRPr="004A100B">
          <w:rPr>
            <w:b w:val="0"/>
            <w:noProof/>
            <w:webHidden/>
          </w:rPr>
          <w:t>28</w:t>
        </w:r>
        <w:r w:rsidRPr="004A100B">
          <w:rPr>
            <w:b w:val="0"/>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593" w:history="1">
        <w:r w:rsidR="004A0B9E" w:rsidRPr="004A100B">
          <w:rPr>
            <w:rStyle w:val="Hipervnculo"/>
            <w:noProof/>
            <w:lang w:val="es-ES_tradnl"/>
          </w:rPr>
          <w:t>3.1 Olas – Conceptos generales</w:t>
        </w:r>
        <w:r w:rsidR="004A0B9E" w:rsidRPr="004A100B">
          <w:rPr>
            <w:noProof/>
            <w:webHidden/>
          </w:rPr>
          <w:tab/>
        </w:r>
        <w:r w:rsidRPr="004A100B">
          <w:rPr>
            <w:noProof/>
            <w:webHidden/>
          </w:rPr>
          <w:fldChar w:fldCharType="begin"/>
        </w:r>
        <w:r w:rsidR="004A0B9E" w:rsidRPr="004A100B">
          <w:rPr>
            <w:noProof/>
            <w:webHidden/>
          </w:rPr>
          <w:instrText xml:space="preserve"> PAGEREF _Toc257732593 \h </w:instrText>
        </w:r>
        <w:r w:rsidRPr="004A100B">
          <w:rPr>
            <w:noProof/>
            <w:webHidden/>
          </w:rPr>
        </w:r>
        <w:r w:rsidRPr="004A100B">
          <w:rPr>
            <w:noProof/>
            <w:webHidden/>
          </w:rPr>
          <w:fldChar w:fldCharType="separate"/>
        </w:r>
        <w:r w:rsidR="004A100B" w:rsidRPr="004A100B">
          <w:rPr>
            <w:noProof/>
            <w:webHidden/>
          </w:rPr>
          <w:t>28</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594" w:history="1">
        <w:r w:rsidR="004A0B9E" w:rsidRPr="004A100B">
          <w:rPr>
            <w:rStyle w:val="Hipervnculo"/>
            <w:noProof/>
          </w:rPr>
          <w:t>3.2 Observaciones Visuales</w:t>
        </w:r>
        <w:r w:rsidR="004A0B9E" w:rsidRPr="004A100B">
          <w:rPr>
            <w:noProof/>
            <w:webHidden/>
          </w:rPr>
          <w:tab/>
        </w:r>
        <w:r w:rsidRPr="004A100B">
          <w:rPr>
            <w:noProof/>
            <w:webHidden/>
          </w:rPr>
          <w:fldChar w:fldCharType="begin"/>
        </w:r>
        <w:r w:rsidR="004A0B9E" w:rsidRPr="004A100B">
          <w:rPr>
            <w:noProof/>
            <w:webHidden/>
          </w:rPr>
          <w:instrText xml:space="preserve"> PAGEREF _Toc257732594 \h </w:instrText>
        </w:r>
        <w:r w:rsidRPr="004A100B">
          <w:rPr>
            <w:noProof/>
            <w:webHidden/>
          </w:rPr>
        </w:r>
        <w:r w:rsidRPr="004A100B">
          <w:rPr>
            <w:noProof/>
            <w:webHidden/>
          </w:rPr>
          <w:fldChar w:fldCharType="separate"/>
        </w:r>
        <w:r w:rsidR="004A100B" w:rsidRPr="004A100B">
          <w:rPr>
            <w:noProof/>
            <w:webHidden/>
          </w:rPr>
          <w:t>30</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595" w:history="1">
        <w:r w:rsidR="004A0B9E" w:rsidRPr="004A100B">
          <w:rPr>
            <w:rStyle w:val="Hipervnculo"/>
            <w:noProof/>
          </w:rPr>
          <w:t>3.3 Modelo WAVEWATCH III</w:t>
        </w:r>
        <w:r w:rsidR="004A0B9E" w:rsidRPr="004A100B">
          <w:rPr>
            <w:noProof/>
            <w:webHidden/>
          </w:rPr>
          <w:tab/>
        </w:r>
        <w:r w:rsidRPr="004A100B">
          <w:rPr>
            <w:noProof/>
            <w:webHidden/>
          </w:rPr>
          <w:fldChar w:fldCharType="begin"/>
        </w:r>
        <w:r w:rsidR="004A0B9E" w:rsidRPr="004A100B">
          <w:rPr>
            <w:noProof/>
            <w:webHidden/>
          </w:rPr>
          <w:instrText xml:space="preserve"> PAGEREF _Toc257732595 \h </w:instrText>
        </w:r>
        <w:r w:rsidRPr="004A100B">
          <w:rPr>
            <w:noProof/>
            <w:webHidden/>
          </w:rPr>
        </w:r>
        <w:r w:rsidRPr="004A100B">
          <w:rPr>
            <w:noProof/>
            <w:webHidden/>
          </w:rPr>
          <w:fldChar w:fldCharType="separate"/>
        </w:r>
        <w:r w:rsidR="004A100B" w:rsidRPr="004A100B">
          <w:rPr>
            <w:noProof/>
            <w:webHidden/>
          </w:rPr>
          <w:t>32</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596" w:history="1">
        <w:r w:rsidR="004A0B9E" w:rsidRPr="004A100B">
          <w:rPr>
            <w:rStyle w:val="Hipervnculo"/>
            <w:noProof/>
          </w:rPr>
          <w:t>3.4 Pre procesamiento</w:t>
        </w:r>
        <w:r w:rsidR="004A0B9E" w:rsidRPr="004A100B">
          <w:rPr>
            <w:noProof/>
            <w:webHidden/>
          </w:rPr>
          <w:tab/>
        </w:r>
        <w:r w:rsidRPr="004A100B">
          <w:rPr>
            <w:noProof/>
            <w:webHidden/>
          </w:rPr>
          <w:fldChar w:fldCharType="begin"/>
        </w:r>
        <w:r w:rsidR="004A0B9E" w:rsidRPr="004A100B">
          <w:rPr>
            <w:noProof/>
            <w:webHidden/>
          </w:rPr>
          <w:instrText xml:space="preserve"> PAGEREF _Toc257732596 \h </w:instrText>
        </w:r>
        <w:r w:rsidRPr="004A100B">
          <w:rPr>
            <w:noProof/>
            <w:webHidden/>
          </w:rPr>
        </w:r>
        <w:r w:rsidRPr="004A100B">
          <w:rPr>
            <w:noProof/>
            <w:webHidden/>
          </w:rPr>
          <w:fldChar w:fldCharType="separate"/>
        </w:r>
        <w:r w:rsidR="004A100B" w:rsidRPr="004A100B">
          <w:rPr>
            <w:noProof/>
            <w:webHidden/>
          </w:rPr>
          <w:t>34</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597" w:history="1">
        <w:r w:rsidR="004A0B9E" w:rsidRPr="004A100B">
          <w:rPr>
            <w:rStyle w:val="Hipervnculo"/>
            <w:noProof/>
          </w:rPr>
          <w:t>3.5 Modelos de instancias</w:t>
        </w:r>
        <w:r w:rsidR="004A0B9E" w:rsidRPr="004A100B">
          <w:rPr>
            <w:noProof/>
            <w:webHidden/>
          </w:rPr>
          <w:tab/>
        </w:r>
        <w:r w:rsidRPr="004A100B">
          <w:rPr>
            <w:noProof/>
            <w:webHidden/>
          </w:rPr>
          <w:fldChar w:fldCharType="begin"/>
        </w:r>
        <w:r w:rsidR="004A0B9E" w:rsidRPr="004A100B">
          <w:rPr>
            <w:noProof/>
            <w:webHidden/>
          </w:rPr>
          <w:instrText xml:space="preserve"> PAGEREF _Toc257732597 \h </w:instrText>
        </w:r>
        <w:r w:rsidRPr="004A100B">
          <w:rPr>
            <w:noProof/>
            <w:webHidden/>
          </w:rPr>
        </w:r>
        <w:r w:rsidRPr="004A100B">
          <w:rPr>
            <w:noProof/>
            <w:webHidden/>
          </w:rPr>
          <w:fldChar w:fldCharType="separate"/>
        </w:r>
        <w:r w:rsidR="004A100B" w:rsidRPr="004A100B">
          <w:rPr>
            <w:noProof/>
            <w:webHidden/>
          </w:rPr>
          <w:t>35</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598" w:history="1">
        <w:r w:rsidR="004A0B9E" w:rsidRPr="004A100B">
          <w:rPr>
            <w:rStyle w:val="Hipervnculo"/>
            <w:noProof/>
          </w:rPr>
          <w:t>3.6 Conjuntos de entrenamiento</w:t>
        </w:r>
        <w:r w:rsidR="004A0B9E" w:rsidRPr="004A100B">
          <w:rPr>
            <w:noProof/>
            <w:webHidden/>
          </w:rPr>
          <w:tab/>
        </w:r>
        <w:r w:rsidRPr="004A100B">
          <w:rPr>
            <w:noProof/>
            <w:webHidden/>
          </w:rPr>
          <w:fldChar w:fldCharType="begin"/>
        </w:r>
        <w:r w:rsidR="004A0B9E" w:rsidRPr="004A100B">
          <w:rPr>
            <w:noProof/>
            <w:webHidden/>
          </w:rPr>
          <w:instrText xml:space="preserve"> PAGEREF _Toc257732598 \h </w:instrText>
        </w:r>
        <w:r w:rsidRPr="004A100B">
          <w:rPr>
            <w:noProof/>
            <w:webHidden/>
          </w:rPr>
        </w:r>
        <w:r w:rsidRPr="004A100B">
          <w:rPr>
            <w:noProof/>
            <w:webHidden/>
          </w:rPr>
          <w:fldChar w:fldCharType="separate"/>
        </w:r>
        <w:r w:rsidR="004A100B" w:rsidRPr="004A100B">
          <w:rPr>
            <w:noProof/>
            <w:webHidden/>
          </w:rPr>
          <w:t>36</w:t>
        </w:r>
        <w:r w:rsidRPr="004A100B">
          <w:rPr>
            <w:noProof/>
            <w:webHidden/>
          </w:rPr>
          <w:fldChar w:fldCharType="end"/>
        </w:r>
      </w:hyperlink>
    </w:p>
    <w:p w:rsidR="004A0B9E" w:rsidRPr="004A100B" w:rsidRDefault="007D4478">
      <w:pPr>
        <w:pStyle w:val="TDC1"/>
        <w:tabs>
          <w:tab w:val="right" w:leader="dot" w:pos="8828"/>
        </w:tabs>
        <w:rPr>
          <w:rFonts w:eastAsiaTheme="minorEastAsia" w:cstheme="minorBidi"/>
          <w:b w:val="0"/>
          <w:bCs w:val="0"/>
          <w:caps w:val="0"/>
          <w:noProof/>
          <w:sz w:val="22"/>
          <w:szCs w:val="22"/>
          <w:lang w:val="es-ES"/>
        </w:rPr>
      </w:pPr>
      <w:hyperlink w:anchor="_Toc257732599" w:history="1">
        <w:r w:rsidR="004A0B9E" w:rsidRPr="004A100B">
          <w:rPr>
            <w:rStyle w:val="Hipervnculo"/>
            <w:b w:val="0"/>
            <w:noProof/>
            <w:lang w:val="es-ES_tradnl"/>
          </w:rPr>
          <w:t>Capitulo 5 - Desarrollo de la aplicación</w:t>
        </w:r>
        <w:r w:rsidR="004A0B9E" w:rsidRPr="004A100B">
          <w:rPr>
            <w:b w:val="0"/>
            <w:noProof/>
            <w:webHidden/>
          </w:rPr>
          <w:tab/>
        </w:r>
        <w:r w:rsidRPr="004A100B">
          <w:rPr>
            <w:b w:val="0"/>
            <w:noProof/>
            <w:webHidden/>
          </w:rPr>
          <w:fldChar w:fldCharType="begin"/>
        </w:r>
        <w:r w:rsidR="004A0B9E" w:rsidRPr="004A100B">
          <w:rPr>
            <w:b w:val="0"/>
            <w:noProof/>
            <w:webHidden/>
          </w:rPr>
          <w:instrText xml:space="preserve"> PAGEREF _Toc257732599 \h </w:instrText>
        </w:r>
        <w:r w:rsidRPr="004A100B">
          <w:rPr>
            <w:b w:val="0"/>
            <w:noProof/>
            <w:webHidden/>
          </w:rPr>
        </w:r>
        <w:r w:rsidRPr="004A100B">
          <w:rPr>
            <w:b w:val="0"/>
            <w:noProof/>
            <w:webHidden/>
          </w:rPr>
          <w:fldChar w:fldCharType="separate"/>
        </w:r>
        <w:r w:rsidR="004A100B" w:rsidRPr="004A100B">
          <w:rPr>
            <w:b w:val="0"/>
            <w:noProof/>
            <w:webHidden/>
          </w:rPr>
          <w:t>37</w:t>
        </w:r>
        <w:r w:rsidRPr="004A100B">
          <w:rPr>
            <w:b w:val="0"/>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600" w:history="1">
        <w:r w:rsidR="004A0B9E" w:rsidRPr="004A100B">
          <w:rPr>
            <w:rStyle w:val="Hipervnculo"/>
            <w:noProof/>
            <w:lang w:val="es-ES_tradnl"/>
          </w:rPr>
          <w:t>5.1 Descripción de la aplicación</w:t>
        </w:r>
        <w:r w:rsidR="004A0B9E" w:rsidRPr="004A100B">
          <w:rPr>
            <w:noProof/>
            <w:webHidden/>
          </w:rPr>
          <w:tab/>
        </w:r>
        <w:r w:rsidRPr="004A100B">
          <w:rPr>
            <w:noProof/>
            <w:webHidden/>
          </w:rPr>
          <w:fldChar w:fldCharType="begin"/>
        </w:r>
        <w:r w:rsidR="004A0B9E" w:rsidRPr="004A100B">
          <w:rPr>
            <w:noProof/>
            <w:webHidden/>
          </w:rPr>
          <w:instrText xml:space="preserve"> PAGEREF _Toc257732600 \h </w:instrText>
        </w:r>
        <w:r w:rsidRPr="004A100B">
          <w:rPr>
            <w:noProof/>
            <w:webHidden/>
          </w:rPr>
        </w:r>
        <w:r w:rsidRPr="004A100B">
          <w:rPr>
            <w:noProof/>
            <w:webHidden/>
          </w:rPr>
          <w:fldChar w:fldCharType="separate"/>
        </w:r>
        <w:r w:rsidR="004A100B" w:rsidRPr="004A100B">
          <w:rPr>
            <w:noProof/>
            <w:webHidden/>
          </w:rPr>
          <w:t>37</w:t>
        </w:r>
        <w:r w:rsidRPr="004A100B">
          <w:rPr>
            <w:noProof/>
            <w:webHidden/>
          </w:rPr>
          <w:fldChar w:fldCharType="end"/>
        </w:r>
      </w:hyperlink>
    </w:p>
    <w:p w:rsidR="004A0B9E" w:rsidRPr="004A100B" w:rsidRDefault="007D4478">
      <w:pPr>
        <w:pStyle w:val="TDC3"/>
        <w:tabs>
          <w:tab w:val="right" w:leader="dot" w:pos="8828"/>
        </w:tabs>
        <w:rPr>
          <w:rFonts w:eastAsiaTheme="minorEastAsia" w:cstheme="minorBidi"/>
          <w:iCs w:val="0"/>
          <w:noProof/>
          <w:szCs w:val="22"/>
          <w:lang w:val="es-ES"/>
        </w:rPr>
      </w:pPr>
      <w:hyperlink w:anchor="_Toc257732601" w:history="1">
        <w:r w:rsidR="004A0B9E" w:rsidRPr="004A100B">
          <w:rPr>
            <w:rStyle w:val="Hipervnculo"/>
            <w:noProof/>
            <w:lang w:val="es-ES_tradnl"/>
          </w:rPr>
          <w:t>5.1.1 Que diferencia a Surf-Forecaster de los demás sistemas de pronósticos ya existentes?</w:t>
        </w:r>
        <w:r w:rsidR="004A0B9E" w:rsidRPr="004A100B">
          <w:rPr>
            <w:noProof/>
            <w:webHidden/>
          </w:rPr>
          <w:tab/>
        </w:r>
        <w:r w:rsidRPr="004A100B">
          <w:rPr>
            <w:noProof/>
            <w:webHidden/>
          </w:rPr>
          <w:fldChar w:fldCharType="begin"/>
        </w:r>
        <w:r w:rsidR="004A0B9E" w:rsidRPr="004A100B">
          <w:rPr>
            <w:noProof/>
            <w:webHidden/>
          </w:rPr>
          <w:instrText xml:space="preserve"> PAGEREF _Toc257732601 \h </w:instrText>
        </w:r>
        <w:r w:rsidRPr="004A100B">
          <w:rPr>
            <w:noProof/>
            <w:webHidden/>
          </w:rPr>
        </w:r>
        <w:r w:rsidRPr="004A100B">
          <w:rPr>
            <w:noProof/>
            <w:webHidden/>
          </w:rPr>
          <w:fldChar w:fldCharType="separate"/>
        </w:r>
        <w:r w:rsidR="004A100B" w:rsidRPr="004A100B">
          <w:rPr>
            <w:noProof/>
            <w:webHidden/>
          </w:rPr>
          <w:t>37</w:t>
        </w:r>
        <w:r w:rsidRPr="004A100B">
          <w:rPr>
            <w:noProof/>
            <w:webHidden/>
          </w:rPr>
          <w:fldChar w:fldCharType="end"/>
        </w:r>
      </w:hyperlink>
    </w:p>
    <w:p w:rsidR="004A0B9E" w:rsidRPr="004A100B" w:rsidRDefault="007D4478">
      <w:pPr>
        <w:pStyle w:val="TDC3"/>
        <w:tabs>
          <w:tab w:val="right" w:leader="dot" w:pos="8828"/>
        </w:tabs>
        <w:rPr>
          <w:rFonts w:eastAsiaTheme="minorEastAsia" w:cstheme="minorBidi"/>
          <w:iCs w:val="0"/>
          <w:noProof/>
          <w:szCs w:val="22"/>
          <w:lang w:val="es-ES"/>
        </w:rPr>
      </w:pPr>
      <w:hyperlink w:anchor="_Toc257732602" w:history="1">
        <w:r w:rsidR="004A0B9E" w:rsidRPr="004A100B">
          <w:rPr>
            <w:rStyle w:val="Hipervnculo"/>
            <w:noProof/>
            <w:lang w:val="es-ES_tradnl"/>
          </w:rPr>
          <w:t>5.1.2 Como logra pronosticar Surf-Forecaster?</w:t>
        </w:r>
        <w:r w:rsidR="004A0B9E" w:rsidRPr="004A100B">
          <w:rPr>
            <w:noProof/>
            <w:webHidden/>
          </w:rPr>
          <w:tab/>
        </w:r>
        <w:r w:rsidRPr="004A100B">
          <w:rPr>
            <w:noProof/>
            <w:webHidden/>
          </w:rPr>
          <w:fldChar w:fldCharType="begin"/>
        </w:r>
        <w:r w:rsidR="004A0B9E" w:rsidRPr="004A100B">
          <w:rPr>
            <w:noProof/>
            <w:webHidden/>
          </w:rPr>
          <w:instrText xml:space="preserve"> PAGEREF _Toc257732602 \h </w:instrText>
        </w:r>
        <w:r w:rsidRPr="004A100B">
          <w:rPr>
            <w:noProof/>
            <w:webHidden/>
          </w:rPr>
        </w:r>
        <w:r w:rsidRPr="004A100B">
          <w:rPr>
            <w:noProof/>
            <w:webHidden/>
          </w:rPr>
          <w:fldChar w:fldCharType="separate"/>
        </w:r>
        <w:r w:rsidR="004A100B" w:rsidRPr="004A100B">
          <w:rPr>
            <w:noProof/>
            <w:webHidden/>
          </w:rPr>
          <w:t>37</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603" w:history="1">
        <w:r w:rsidR="004A0B9E" w:rsidRPr="004A100B">
          <w:rPr>
            <w:rStyle w:val="Hipervnculo"/>
            <w:noProof/>
            <w:lang w:val="es-ES_tradnl"/>
          </w:rPr>
          <w:t>5.2 Tipos de usuario</w:t>
        </w:r>
        <w:r w:rsidR="004A0B9E" w:rsidRPr="004A100B">
          <w:rPr>
            <w:noProof/>
            <w:webHidden/>
          </w:rPr>
          <w:tab/>
        </w:r>
        <w:r w:rsidRPr="004A100B">
          <w:rPr>
            <w:noProof/>
            <w:webHidden/>
          </w:rPr>
          <w:fldChar w:fldCharType="begin"/>
        </w:r>
        <w:r w:rsidR="004A0B9E" w:rsidRPr="004A100B">
          <w:rPr>
            <w:noProof/>
            <w:webHidden/>
          </w:rPr>
          <w:instrText xml:space="preserve"> PAGEREF _Toc257732603 \h </w:instrText>
        </w:r>
        <w:r w:rsidRPr="004A100B">
          <w:rPr>
            <w:noProof/>
            <w:webHidden/>
          </w:rPr>
        </w:r>
        <w:r w:rsidRPr="004A100B">
          <w:rPr>
            <w:noProof/>
            <w:webHidden/>
          </w:rPr>
          <w:fldChar w:fldCharType="separate"/>
        </w:r>
        <w:r w:rsidR="004A100B" w:rsidRPr="004A100B">
          <w:rPr>
            <w:noProof/>
            <w:webHidden/>
          </w:rPr>
          <w:t>39</w:t>
        </w:r>
        <w:r w:rsidRPr="004A100B">
          <w:rPr>
            <w:noProof/>
            <w:webHidden/>
          </w:rPr>
          <w:fldChar w:fldCharType="end"/>
        </w:r>
      </w:hyperlink>
    </w:p>
    <w:p w:rsidR="004A0B9E" w:rsidRPr="004A100B" w:rsidRDefault="007D4478">
      <w:pPr>
        <w:pStyle w:val="TDC3"/>
        <w:tabs>
          <w:tab w:val="right" w:leader="dot" w:pos="8828"/>
        </w:tabs>
        <w:rPr>
          <w:rFonts w:eastAsiaTheme="minorEastAsia" w:cstheme="minorBidi"/>
          <w:iCs w:val="0"/>
          <w:noProof/>
          <w:szCs w:val="22"/>
          <w:lang w:val="es-ES"/>
        </w:rPr>
      </w:pPr>
      <w:hyperlink w:anchor="_Toc257732604" w:history="1">
        <w:r w:rsidR="004A0B9E" w:rsidRPr="004A100B">
          <w:rPr>
            <w:rStyle w:val="Hipervnculo"/>
            <w:noProof/>
            <w:lang w:val="es-ES_tradnl"/>
          </w:rPr>
          <w:t>5.2.1 Usuario no registrado u anónimo</w:t>
        </w:r>
        <w:r w:rsidR="004A0B9E" w:rsidRPr="004A100B">
          <w:rPr>
            <w:noProof/>
            <w:webHidden/>
          </w:rPr>
          <w:tab/>
        </w:r>
        <w:r w:rsidRPr="004A100B">
          <w:rPr>
            <w:noProof/>
            <w:webHidden/>
          </w:rPr>
          <w:fldChar w:fldCharType="begin"/>
        </w:r>
        <w:r w:rsidR="004A0B9E" w:rsidRPr="004A100B">
          <w:rPr>
            <w:noProof/>
            <w:webHidden/>
          </w:rPr>
          <w:instrText xml:space="preserve"> PAGEREF _Toc257732604 \h </w:instrText>
        </w:r>
        <w:r w:rsidRPr="004A100B">
          <w:rPr>
            <w:noProof/>
            <w:webHidden/>
          </w:rPr>
        </w:r>
        <w:r w:rsidRPr="004A100B">
          <w:rPr>
            <w:noProof/>
            <w:webHidden/>
          </w:rPr>
          <w:fldChar w:fldCharType="separate"/>
        </w:r>
        <w:r w:rsidR="004A100B" w:rsidRPr="004A100B">
          <w:rPr>
            <w:noProof/>
            <w:webHidden/>
          </w:rPr>
          <w:t>39</w:t>
        </w:r>
        <w:r w:rsidRPr="004A100B">
          <w:rPr>
            <w:noProof/>
            <w:webHidden/>
          </w:rPr>
          <w:fldChar w:fldCharType="end"/>
        </w:r>
      </w:hyperlink>
    </w:p>
    <w:p w:rsidR="004A0B9E" w:rsidRPr="004A100B" w:rsidRDefault="007D4478">
      <w:pPr>
        <w:pStyle w:val="TDC3"/>
        <w:tabs>
          <w:tab w:val="right" w:leader="dot" w:pos="8828"/>
        </w:tabs>
        <w:rPr>
          <w:rFonts w:eastAsiaTheme="minorEastAsia" w:cstheme="minorBidi"/>
          <w:iCs w:val="0"/>
          <w:noProof/>
          <w:szCs w:val="22"/>
          <w:lang w:val="es-ES"/>
        </w:rPr>
      </w:pPr>
      <w:hyperlink w:anchor="_Toc257732605" w:history="1">
        <w:r w:rsidR="004A0B9E" w:rsidRPr="004A100B">
          <w:rPr>
            <w:rStyle w:val="Hipervnculo"/>
            <w:noProof/>
            <w:lang w:val="es-ES_tradnl"/>
          </w:rPr>
          <w:t>5.2.2 Usuario registrado</w:t>
        </w:r>
        <w:r w:rsidR="004A0B9E" w:rsidRPr="004A100B">
          <w:rPr>
            <w:noProof/>
            <w:webHidden/>
          </w:rPr>
          <w:tab/>
        </w:r>
        <w:r w:rsidRPr="004A100B">
          <w:rPr>
            <w:noProof/>
            <w:webHidden/>
          </w:rPr>
          <w:fldChar w:fldCharType="begin"/>
        </w:r>
        <w:r w:rsidR="004A0B9E" w:rsidRPr="004A100B">
          <w:rPr>
            <w:noProof/>
            <w:webHidden/>
          </w:rPr>
          <w:instrText xml:space="preserve"> PAGEREF _Toc257732605 \h </w:instrText>
        </w:r>
        <w:r w:rsidRPr="004A100B">
          <w:rPr>
            <w:noProof/>
            <w:webHidden/>
          </w:rPr>
        </w:r>
        <w:r w:rsidRPr="004A100B">
          <w:rPr>
            <w:noProof/>
            <w:webHidden/>
          </w:rPr>
          <w:fldChar w:fldCharType="separate"/>
        </w:r>
        <w:r w:rsidR="004A100B" w:rsidRPr="004A100B">
          <w:rPr>
            <w:noProof/>
            <w:webHidden/>
          </w:rPr>
          <w:t>39</w:t>
        </w:r>
        <w:r w:rsidRPr="004A100B">
          <w:rPr>
            <w:noProof/>
            <w:webHidden/>
          </w:rPr>
          <w:fldChar w:fldCharType="end"/>
        </w:r>
      </w:hyperlink>
    </w:p>
    <w:p w:rsidR="004A0B9E" w:rsidRPr="004A100B" w:rsidRDefault="007D4478">
      <w:pPr>
        <w:pStyle w:val="TDC3"/>
        <w:tabs>
          <w:tab w:val="right" w:leader="dot" w:pos="8828"/>
        </w:tabs>
        <w:rPr>
          <w:rFonts w:eastAsiaTheme="minorEastAsia" w:cstheme="minorBidi"/>
          <w:iCs w:val="0"/>
          <w:noProof/>
          <w:szCs w:val="22"/>
          <w:lang w:val="es-ES"/>
        </w:rPr>
      </w:pPr>
      <w:hyperlink w:anchor="_Toc257732606" w:history="1">
        <w:r w:rsidR="004A0B9E" w:rsidRPr="004A100B">
          <w:rPr>
            <w:rStyle w:val="Hipervnculo"/>
            <w:noProof/>
            <w:lang w:val="es-ES_tradnl"/>
          </w:rPr>
          <w:t>5.2.3 Administrador</w:t>
        </w:r>
        <w:r w:rsidR="004A0B9E" w:rsidRPr="004A100B">
          <w:rPr>
            <w:noProof/>
            <w:webHidden/>
          </w:rPr>
          <w:tab/>
        </w:r>
        <w:r w:rsidRPr="004A100B">
          <w:rPr>
            <w:noProof/>
            <w:webHidden/>
          </w:rPr>
          <w:fldChar w:fldCharType="begin"/>
        </w:r>
        <w:r w:rsidR="004A0B9E" w:rsidRPr="004A100B">
          <w:rPr>
            <w:noProof/>
            <w:webHidden/>
          </w:rPr>
          <w:instrText xml:space="preserve"> PAGEREF _Toc257732606 \h </w:instrText>
        </w:r>
        <w:r w:rsidRPr="004A100B">
          <w:rPr>
            <w:noProof/>
            <w:webHidden/>
          </w:rPr>
        </w:r>
        <w:r w:rsidRPr="004A100B">
          <w:rPr>
            <w:noProof/>
            <w:webHidden/>
          </w:rPr>
          <w:fldChar w:fldCharType="separate"/>
        </w:r>
        <w:r w:rsidR="004A100B" w:rsidRPr="004A100B">
          <w:rPr>
            <w:noProof/>
            <w:webHidden/>
          </w:rPr>
          <w:t>39</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607" w:history="1">
        <w:r w:rsidR="004A0B9E" w:rsidRPr="004A100B">
          <w:rPr>
            <w:rStyle w:val="Hipervnculo"/>
            <w:noProof/>
            <w:lang w:val="es-ES_tradnl"/>
          </w:rPr>
          <w:t>5.3 Secciones de la aplicación</w:t>
        </w:r>
        <w:r w:rsidR="004A0B9E" w:rsidRPr="004A100B">
          <w:rPr>
            <w:noProof/>
            <w:webHidden/>
          </w:rPr>
          <w:tab/>
        </w:r>
        <w:r w:rsidRPr="004A100B">
          <w:rPr>
            <w:noProof/>
            <w:webHidden/>
          </w:rPr>
          <w:fldChar w:fldCharType="begin"/>
        </w:r>
        <w:r w:rsidR="004A0B9E" w:rsidRPr="004A100B">
          <w:rPr>
            <w:noProof/>
            <w:webHidden/>
          </w:rPr>
          <w:instrText xml:space="preserve"> PAGEREF _Toc257732607 \h </w:instrText>
        </w:r>
        <w:r w:rsidRPr="004A100B">
          <w:rPr>
            <w:noProof/>
            <w:webHidden/>
          </w:rPr>
        </w:r>
        <w:r w:rsidRPr="004A100B">
          <w:rPr>
            <w:noProof/>
            <w:webHidden/>
          </w:rPr>
          <w:fldChar w:fldCharType="separate"/>
        </w:r>
        <w:r w:rsidR="004A100B" w:rsidRPr="004A100B">
          <w:rPr>
            <w:noProof/>
            <w:webHidden/>
          </w:rPr>
          <w:t>40</w:t>
        </w:r>
        <w:r w:rsidRPr="004A100B">
          <w:rPr>
            <w:noProof/>
            <w:webHidden/>
          </w:rPr>
          <w:fldChar w:fldCharType="end"/>
        </w:r>
      </w:hyperlink>
    </w:p>
    <w:p w:rsidR="004A0B9E" w:rsidRPr="004A100B" w:rsidRDefault="007D4478">
      <w:pPr>
        <w:pStyle w:val="TDC3"/>
        <w:tabs>
          <w:tab w:val="right" w:leader="dot" w:pos="8828"/>
        </w:tabs>
        <w:rPr>
          <w:rFonts w:eastAsiaTheme="minorEastAsia" w:cstheme="minorBidi"/>
          <w:iCs w:val="0"/>
          <w:noProof/>
          <w:szCs w:val="22"/>
          <w:lang w:val="es-ES"/>
        </w:rPr>
      </w:pPr>
      <w:hyperlink w:anchor="_Toc257732608" w:history="1">
        <w:r w:rsidR="004A0B9E" w:rsidRPr="004A100B">
          <w:rPr>
            <w:rStyle w:val="Hipervnculo"/>
            <w:noProof/>
            <w:lang w:val="es-ES_tradnl"/>
          </w:rPr>
          <w:t>5.3.1 Pronóstico</w:t>
        </w:r>
        <w:r w:rsidR="004A0B9E" w:rsidRPr="004A100B">
          <w:rPr>
            <w:noProof/>
            <w:webHidden/>
          </w:rPr>
          <w:tab/>
        </w:r>
        <w:r w:rsidRPr="004A100B">
          <w:rPr>
            <w:noProof/>
            <w:webHidden/>
          </w:rPr>
          <w:fldChar w:fldCharType="begin"/>
        </w:r>
        <w:r w:rsidR="004A0B9E" w:rsidRPr="004A100B">
          <w:rPr>
            <w:noProof/>
            <w:webHidden/>
          </w:rPr>
          <w:instrText xml:space="preserve"> PAGEREF _Toc257732608 \h </w:instrText>
        </w:r>
        <w:r w:rsidRPr="004A100B">
          <w:rPr>
            <w:noProof/>
            <w:webHidden/>
          </w:rPr>
        </w:r>
        <w:r w:rsidRPr="004A100B">
          <w:rPr>
            <w:noProof/>
            <w:webHidden/>
          </w:rPr>
          <w:fldChar w:fldCharType="separate"/>
        </w:r>
        <w:r w:rsidR="004A100B" w:rsidRPr="004A100B">
          <w:rPr>
            <w:noProof/>
            <w:webHidden/>
          </w:rPr>
          <w:t>40</w:t>
        </w:r>
        <w:r w:rsidRPr="004A100B">
          <w:rPr>
            <w:noProof/>
            <w:webHidden/>
          </w:rPr>
          <w:fldChar w:fldCharType="end"/>
        </w:r>
      </w:hyperlink>
    </w:p>
    <w:p w:rsidR="004A0B9E" w:rsidRPr="004A100B" w:rsidRDefault="007D4478">
      <w:pPr>
        <w:pStyle w:val="TDC3"/>
        <w:tabs>
          <w:tab w:val="right" w:leader="dot" w:pos="8828"/>
        </w:tabs>
        <w:rPr>
          <w:rFonts w:eastAsiaTheme="minorEastAsia" w:cstheme="minorBidi"/>
          <w:iCs w:val="0"/>
          <w:noProof/>
          <w:szCs w:val="22"/>
          <w:lang w:val="es-ES"/>
        </w:rPr>
      </w:pPr>
      <w:hyperlink w:anchor="_Toc257732609" w:history="1">
        <w:r w:rsidR="004A0B9E" w:rsidRPr="004A100B">
          <w:rPr>
            <w:rStyle w:val="Hipervnculo"/>
            <w:noProof/>
            <w:lang w:val="es-ES_tradnl"/>
          </w:rPr>
          <w:t>5.3.2 Comparación de olas</w:t>
        </w:r>
        <w:r w:rsidR="004A0B9E" w:rsidRPr="004A100B">
          <w:rPr>
            <w:noProof/>
            <w:webHidden/>
          </w:rPr>
          <w:tab/>
        </w:r>
        <w:r w:rsidRPr="004A100B">
          <w:rPr>
            <w:noProof/>
            <w:webHidden/>
          </w:rPr>
          <w:fldChar w:fldCharType="begin"/>
        </w:r>
        <w:r w:rsidR="004A0B9E" w:rsidRPr="004A100B">
          <w:rPr>
            <w:noProof/>
            <w:webHidden/>
          </w:rPr>
          <w:instrText xml:space="preserve"> PAGEREF _Toc257732609 \h </w:instrText>
        </w:r>
        <w:r w:rsidRPr="004A100B">
          <w:rPr>
            <w:noProof/>
            <w:webHidden/>
          </w:rPr>
        </w:r>
        <w:r w:rsidRPr="004A100B">
          <w:rPr>
            <w:noProof/>
            <w:webHidden/>
          </w:rPr>
          <w:fldChar w:fldCharType="separate"/>
        </w:r>
        <w:r w:rsidR="004A100B" w:rsidRPr="004A100B">
          <w:rPr>
            <w:noProof/>
            <w:webHidden/>
          </w:rPr>
          <w:t>44</w:t>
        </w:r>
        <w:r w:rsidRPr="004A100B">
          <w:rPr>
            <w:noProof/>
            <w:webHidden/>
          </w:rPr>
          <w:fldChar w:fldCharType="end"/>
        </w:r>
      </w:hyperlink>
    </w:p>
    <w:p w:rsidR="004A0B9E" w:rsidRPr="004A100B" w:rsidRDefault="007D4478">
      <w:pPr>
        <w:pStyle w:val="TDC3"/>
        <w:tabs>
          <w:tab w:val="right" w:leader="dot" w:pos="8828"/>
        </w:tabs>
        <w:rPr>
          <w:rFonts w:eastAsiaTheme="minorEastAsia" w:cstheme="minorBidi"/>
          <w:iCs w:val="0"/>
          <w:noProof/>
          <w:szCs w:val="22"/>
          <w:lang w:val="es-ES"/>
        </w:rPr>
      </w:pPr>
      <w:hyperlink w:anchor="_Toc257732610" w:history="1">
        <w:r w:rsidR="004A0B9E" w:rsidRPr="004A100B">
          <w:rPr>
            <w:rStyle w:val="Hipervnculo"/>
            <w:noProof/>
            <w:lang w:val="es-ES_tradnl"/>
          </w:rPr>
          <w:t>5.3.3 Nueva ola</w:t>
        </w:r>
        <w:r w:rsidR="004A0B9E" w:rsidRPr="004A100B">
          <w:rPr>
            <w:noProof/>
            <w:webHidden/>
          </w:rPr>
          <w:tab/>
        </w:r>
        <w:r w:rsidRPr="004A100B">
          <w:rPr>
            <w:noProof/>
            <w:webHidden/>
          </w:rPr>
          <w:fldChar w:fldCharType="begin"/>
        </w:r>
        <w:r w:rsidR="004A0B9E" w:rsidRPr="004A100B">
          <w:rPr>
            <w:noProof/>
            <w:webHidden/>
          </w:rPr>
          <w:instrText xml:space="preserve"> PAGEREF _Toc257732610 \h </w:instrText>
        </w:r>
        <w:r w:rsidRPr="004A100B">
          <w:rPr>
            <w:noProof/>
            <w:webHidden/>
          </w:rPr>
        </w:r>
        <w:r w:rsidRPr="004A100B">
          <w:rPr>
            <w:noProof/>
            <w:webHidden/>
          </w:rPr>
          <w:fldChar w:fldCharType="separate"/>
        </w:r>
        <w:r w:rsidR="004A100B" w:rsidRPr="004A100B">
          <w:rPr>
            <w:noProof/>
            <w:webHidden/>
          </w:rPr>
          <w:t>51</w:t>
        </w:r>
        <w:r w:rsidRPr="004A100B">
          <w:rPr>
            <w:noProof/>
            <w:webHidden/>
          </w:rPr>
          <w:fldChar w:fldCharType="end"/>
        </w:r>
      </w:hyperlink>
    </w:p>
    <w:p w:rsidR="004A0B9E" w:rsidRPr="004A100B" w:rsidRDefault="007D4478">
      <w:pPr>
        <w:pStyle w:val="TDC3"/>
        <w:tabs>
          <w:tab w:val="right" w:leader="dot" w:pos="8828"/>
        </w:tabs>
        <w:rPr>
          <w:rFonts w:eastAsiaTheme="minorEastAsia" w:cstheme="minorBidi"/>
          <w:iCs w:val="0"/>
          <w:noProof/>
          <w:szCs w:val="22"/>
          <w:lang w:val="es-ES"/>
        </w:rPr>
      </w:pPr>
      <w:hyperlink w:anchor="_Toc257732611" w:history="1">
        <w:r w:rsidR="004A0B9E" w:rsidRPr="004A100B">
          <w:rPr>
            <w:rStyle w:val="Hipervnculo"/>
            <w:noProof/>
            <w:lang w:val="es-ES_tradnl"/>
          </w:rPr>
          <w:t>5.3.4 Mis olas</w:t>
        </w:r>
        <w:r w:rsidR="004A0B9E" w:rsidRPr="004A100B">
          <w:rPr>
            <w:noProof/>
            <w:webHidden/>
          </w:rPr>
          <w:tab/>
        </w:r>
        <w:r w:rsidRPr="004A100B">
          <w:rPr>
            <w:noProof/>
            <w:webHidden/>
          </w:rPr>
          <w:fldChar w:fldCharType="begin"/>
        </w:r>
        <w:r w:rsidR="004A0B9E" w:rsidRPr="004A100B">
          <w:rPr>
            <w:noProof/>
            <w:webHidden/>
          </w:rPr>
          <w:instrText xml:space="preserve"> PAGEREF _Toc257732611 \h </w:instrText>
        </w:r>
        <w:r w:rsidRPr="004A100B">
          <w:rPr>
            <w:noProof/>
            <w:webHidden/>
          </w:rPr>
        </w:r>
        <w:r w:rsidRPr="004A100B">
          <w:rPr>
            <w:noProof/>
            <w:webHidden/>
          </w:rPr>
          <w:fldChar w:fldCharType="separate"/>
        </w:r>
        <w:r w:rsidR="004A100B" w:rsidRPr="004A100B">
          <w:rPr>
            <w:noProof/>
            <w:webHidden/>
          </w:rPr>
          <w:t>54</w:t>
        </w:r>
        <w:r w:rsidRPr="004A100B">
          <w:rPr>
            <w:noProof/>
            <w:webHidden/>
          </w:rPr>
          <w:fldChar w:fldCharType="end"/>
        </w:r>
      </w:hyperlink>
    </w:p>
    <w:p w:rsidR="004A0B9E" w:rsidRPr="004A100B" w:rsidRDefault="007D4478">
      <w:pPr>
        <w:pStyle w:val="TDC1"/>
        <w:tabs>
          <w:tab w:val="right" w:leader="dot" w:pos="8828"/>
        </w:tabs>
        <w:rPr>
          <w:rFonts w:eastAsiaTheme="minorEastAsia" w:cstheme="minorBidi"/>
          <w:b w:val="0"/>
          <w:bCs w:val="0"/>
          <w:caps w:val="0"/>
          <w:noProof/>
          <w:sz w:val="22"/>
          <w:szCs w:val="22"/>
          <w:lang w:val="es-ES"/>
        </w:rPr>
      </w:pPr>
      <w:hyperlink w:anchor="_Toc257732612" w:history="1">
        <w:r w:rsidR="004A0B9E" w:rsidRPr="004A100B">
          <w:rPr>
            <w:rStyle w:val="Hipervnculo"/>
            <w:b w:val="0"/>
            <w:noProof/>
          </w:rPr>
          <w:t>Capítulo 6 - Conclusiones</w:t>
        </w:r>
        <w:r w:rsidR="004A0B9E" w:rsidRPr="004A100B">
          <w:rPr>
            <w:b w:val="0"/>
            <w:noProof/>
            <w:webHidden/>
          </w:rPr>
          <w:tab/>
        </w:r>
        <w:r w:rsidRPr="004A100B">
          <w:rPr>
            <w:b w:val="0"/>
            <w:noProof/>
            <w:webHidden/>
          </w:rPr>
          <w:fldChar w:fldCharType="begin"/>
        </w:r>
        <w:r w:rsidR="004A0B9E" w:rsidRPr="004A100B">
          <w:rPr>
            <w:b w:val="0"/>
            <w:noProof/>
            <w:webHidden/>
          </w:rPr>
          <w:instrText xml:space="preserve"> PAGEREF _Toc257732612 \h </w:instrText>
        </w:r>
        <w:r w:rsidRPr="004A100B">
          <w:rPr>
            <w:b w:val="0"/>
            <w:noProof/>
            <w:webHidden/>
          </w:rPr>
        </w:r>
        <w:r w:rsidRPr="004A100B">
          <w:rPr>
            <w:b w:val="0"/>
            <w:noProof/>
            <w:webHidden/>
          </w:rPr>
          <w:fldChar w:fldCharType="separate"/>
        </w:r>
        <w:r w:rsidR="004A100B" w:rsidRPr="004A100B">
          <w:rPr>
            <w:b w:val="0"/>
            <w:noProof/>
            <w:webHidden/>
          </w:rPr>
          <w:t>57</w:t>
        </w:r>
        <w:r w:rsidRPr="004A100B">
          <w:rPr>
            <w:b w:val="0"/>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613" w:history="1">
        <w:r w:rsidR="004A0B9E" w:rsidRPr="004A100B">
          <w:rPr>
            <w:rStyle w:val="Hipervnculo"/>
            <w:noProof/>
            <w:lang w:val="es-ES_tradnl" w:eastAsia="en-US"/>
          </w:rPr>
          <w:t>6.1 Resumen</w:t>
        </w:r>
        <w:r w:rsidR="004A0B9E" w:rsidRPr="004A100B">
          <w:rPr>
            <w:noProof/>
            <w:webHidden/>
          </w:rPr>
          <w:tab/>
        </w:r>
        <w:r w:rsidRPr="004A100B">
          <w:rPr>
            <w:noProof/>
            <w:webHidden/>
          </w:rPr>
          <w:fldChar w:fldCharType="begin"/>
        </w:r>
        <w:r w:rsidR="004A0B9E" w:rsidRPr="004A100B">
          <w:rPr>
            <w:noProof/>
            <w:webHidden/>
          </w:rPr>
          <w:instrText xml:space="preserve"> PAGEREF _Toc257732613 \h </w:instrText>
        </w:r>
        <w:r w:rsidRPr="004A100B">
          <w:rPr>
            <w:noProof/>
            <w:webHidden/>
          </w:rPr>
        </w:r>
        <w:r w:rsidRPr="004A100B">
          <w:rPr>
            <w:noProof/>
            <w:webHidden/>
          </w:rPr>
          <w:fldChar w:fldCharType="separate"/>
        </w:r>
        <w:r w:rsidR="004A100B" w:rsidRPr="004A100B">
          <w:rPr>
            <w:noProof/>
            <w:webHidden/>
          </w:rPr>
          <w:t>57</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614" w:history="1">
        <w:r w:rsidR="004A0B9E" w:rsidRPr="004A100B">
          <w:rPr>
            <w:rStyle w:val="Hipervnculo"/>
            <w:noProof/>
            <w:lang w:val="es-ES_tradnl" w:eastAsia="en-US"/>
          </w:rPr>
          <w:t>6.2 Conclusiones del trabajo</w:t>
        </w:r>
        <w:r w:rsidR="004A0B9E" w:rsidRPr="004A100B">
          <w:rPr>
            <w:noProof/>
            <w:webHidden/>
          </w:rPr>
          <w:tab/>
        </w:r>
        <w:r w:rsidRPr="004A100B">
          <w:rPr>
            <w:noProof/>
            <w:webHidden/>
          </w:rPr>
          <w:fldChar w:fldCharType="begin"/>
        </w:r>
        <w:r w:rsidR="004A0B9E" w:rsidRPr="004A100B">
          <w:rPr>
            <w:noProof/>
            <w:webHidden/>
          </w:rPr>
          <w:instrText xml:space="preserve"> PAGEREF _Toc257732614 \h </w:instrText>
        </w:r>
        <w:r w:rsidRPr="004A100B">
          <w:rPr>
            <w:noProof/>
            <w:webHidden/>
          </w:rPr>
        </w:r>
        <w:r w:rsidRPr="004A100B">
          <w:rPr>
            <w:noProof/>
            <w:webHidden/>
          </w:rPr>
          <w:fldChar w:fldCharType="separate"/>
        </w:r>
        <w:r w:rsidR="004A100B" w:rsidRPr="004A100B">
          <w:rPr>
            <w:noProof/>
            <w:webHidden/>
          </w:rPr>
          <w:t>57</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615" w:history="1">
        <w:r w:rsidR="004A0B9E" w:rsidRPr="004A100B">
          <w:rPr>
            <w:rStyle w:val="Hipervnculo"/>
            <w:noProof/>
            <w:lang w:val="es-ES_tradnl" w:eastAsia="en-US"/>
          </w:rPr>
          <w:t>6.3 Ventajas del enfoque</w:t>
        </w:r>
        <w:r w:rsidR="004A0B9E" w:rsidRPr="004A100B">
          <w:rPr>
            <w:noProof/>
            <w:webHidden/>
          </w:rPr>
          <w:tab/>
        </w:r>
        <w:r w:rsidRPr="004A100B">
          <w:rPr>
            <w:noProof/>
            <w:webHidden/>
          </w:rPr>
          <w:fldChar w:fldCharType="begin"/>
        </w:r>
        <w:r w:rsidR="004A0B9E" w:rsidRPr="004A100B">
          <w:rPr>
            <w:noProof/>
            <w:webHidden/>
          </w:rPr>
          <w:instrText xml:space="preserve"> PAGEREF _Toc257732615 \h </w:instrText>
        </w:r>
        <w:r w:rsidRPr="004A100B">
          <w:rPr>
            <w:noProof/>
            <w:webHidden/>
          </w:rPr>
        </w:r>
        <w:r w:rsidRPr="004A100B">
          <w:rPr>
            <w:noProof/>
            <w:webHidden/>
          </w:rPr>
          <w:fldChar w:fldCharType="separate"/>
        </w:r>
        <w:r w:rsidR="004A100B" w:rsidRPr="004A100B">
          <w:rPr>
            <w:noProof/>
            <w:webHidden/>
          </w:rPr>
          <w:t>58</w:t>
        </w:r>
        <w:r w:rsidRPr="004A100B">
          <w:rPr>
            <w:noProof/>
            <w:webHidden/>
          </w:rPr>
          <w:fldChar w:fldCharType="end"/>
        </w:r>
      </w:hyperlink>
    </w:p>
    <w:p w:rsidR="004A0B9E" w:rsidRPr="004A100B" w:rsidRDefault="007D4478">
      <w:pPr>
        <w:pStyle w:val="TDC2"/>
        <w:tabs>
          <w:tab w:val="right" w:leader="dot" w:pos="8828"/>
        </w:tabs>
        <w:rPr>
          <w:rFonts w:eastAsiaTheme="minorEastAsia" w:cstheme="minorBidi"/>
          <w:smallCaps w:val="0"/>
          <w:noProof/>
          <w:sz w:val="22"/>
          <w:szCs w:val="22"/>
          <w:lang w:val="es-ES"/>
        </w:rPr>
      </w:pPr>
      <w:hyperlink w:anchor="_Toc257732616" w:history="1">
        <w:r w:rsidR="004A0B9E" w:rsidRPr="004A100B">
          <w:rPr>
            <w:rStyle w:val="Hipervnculo"/>
            <w:noProof/>
            <w:lang w:val="es-ES_tradnl" w:eastAsia="en-US"/>
          </w:rPr>
          <w:t>6.4 Limitaciones</w:t>
        </w:r>
        <w:r w:rsidR="004A0B9E" w:rsidRPr="004A100B">
          <w:rPr>
            <w:noProof/>
            <w:webHidden/>
          </w:rPr>
          <w:tab/>
        </w:r>
        <w:r w:rsidRPr="004A100B">
          <w:rPr>
            <w:noProof/>
            <w:webHidden/>
          </w:rPr>
          <w:fldChar w:fldCharType="begin"/>
        </w:r>
        <w:r w:rsidR="004A0B9E" w:rsidRPr="004A100B">
          <w:rPr>
            <w:noProof/>
            <w:webHidden/>
          </w:rPr>
          <w:instrText xml:space="preserve"> PAGEREF _Toc257732616 \h </w:instrText>
        </w:r>
        <w:r w:rsidRPr="004A100B">
          <w:rPr>
            <w:noProof/>
            <w:webHidden/>
          </w:rPr>
        </w:r>
        <w:r w:rsidRPr="004A100B">
          <w:rPr>
            <w:noProof/>
            <w:webHidden/>
          </w:rPr>
          <w:fldChar w:fldCharType="separate"/>
        </w:r>
        <w:r w:rsidR="004A100B" w:rsidRPr="004A100B">
          <w:rPr>
            <w:noProof/>
            <w:webHidden/>
          </w:rPr>
          <w:t>59</w:t>
        </w:r>
        <w:r w:rsidRPr="004A100B">
          <w:rPr>
            <w:noProof/>
            <w:webHidden/>
          </w:rPr>
          <w:fldChar w:fldCharType="end"/>
        </w:r>
      </w:hyperlink>
    </w:p>
    <w:p w:rsidR="004A0B9E" w:rsidRPr="004A100B" w:rsidRDefault="007D4478">
      <w:pPr>
        <w:pStyle w:val="TDC1"/>
        <w:tabs>
          <w:tab w:val="right" w:leader="dot" w:pos="8828"/>
        </w:tabs>
        <w:rPr>
          <w:rFonts w:eastAsiaTheme="minorEastAsia" w:cstheme="minorBidi"/>
          <w:b w:val="0"/>
          <w:bCs w:val="0"/>
          <w:caps w:val="0"/>
          <w:noProof/>
          <w:sz w:val="22"/>
          <w:szCs w:val="22"/>
          <w:lang w:val="es-ES"/>
        </w:rPr>
      </w:pPr>
      <w:hyperlink w:anchor="_Toc257732617" w:history="1">
        <w:r w:rsidR="004A0B9E" w:rsidRPr="004A100B">
          <w:rPr>
            <w:rStyle w:val="Hipervnculo"/>
            <w:b w:val="0"/>
            <w:noProof/>
            <w:lang w:val="es-ES_tradnl" w:eastAsia="en-US"/>
          </w:rPr>
          <w:t>Referencias</w:t>
        </w:r>
        <w:r w:rsidR="004A0B9E" w:rsidRPr="004A100B">
          <w:rPr>
            <w:b w:val="0"/>
            <w:noProof/>
            <w:webHidden/>
          </w:rPr>
          <w:tab/>
        </w:r>
        <w:r w:rsidRPr="004A100B">
          <w:rPr>
            <w:b w:val="0"/>
            <w:noProof/>
            <w:webHidden/>
          </w:rPr>
          <w:fldChar w:fldCharType="begin"/>
        </w:r>
        <w:r w:rsidR="004A0B9E" w:rsidRPr="004A100B">
          <w:rPr>
            <w:b w:val="0"/>
            <w:noProof/>
            <w:webHidden/>
          </w:rPr>
          <w:instrText xml:space="preserve"> PAGEREF _Toc257732617 \h </w:instrText>
        </w:r>
        <w:r w:rsidRPr="004A100B">
          <w:rPr>
            <w:b w:val="0"/>
            <w:noProof/>
            <w:webHidden/>
          </w:rPr>
        </w:r>
        <w:r w:rsidRPr="004A100B">
          <w:rPr>
            <w:b w:val="0"/>
            <w:noProof/>
            <w:webHidden/>
          </w:rPr>
          <w:fldChar w:fldCharType="separate"/>
        </w:r>
        <w:r w:rsidR="004A100B" w:rsidRPr="004A100B">
          <w:rPr>
            <w:b w:val="0"/>
            <w:noProof/>
            <w:webHidden/>
          </w:rPr>
          <w:t>61</w:t>
        </w:r>
        <w:r w:rsidRPr="004A100B">
          <w:rPr>
            <w:b w:val="0"/>
            <w:noProof/>
            <w:webHidden/>
          </w:rPr>
          <w:fldChar w:fldCharType="end"/>
        </w:r>
      </w:hyperlink>
    </w:p>
    <w:p w:rsidR="00F314E1" w:rsidRPr="004A100B" w:rsidRDefault="007D4478"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r w:rsidRPr="004A100B">
        <w:rPr>
          <w:rFonts w:asciiTheme="minorHAnsi" w:hAnsiTheme="minorHAnsi" w:cstheme="minorHAnsi"/>
          <w:bCs/>
          <w:caps/>
          <w:sz w:val="28"/>
          <w:szCs w:val="28"/>
          <w:lang w:val="es-ES_tradnl"/>
        </w:rPr>
        <w:fldChar w:fldCharType="end"/>
      </w: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57732578"/>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57732579"/>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57732580"/>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57732581"/>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57732582"/>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8D29A3" w:rsidRPr="004269BF">
        <w:rPr>
          <w:rFonts w:asciiTheme="minorHAnsi" w:eastAsiaTheme="minorEastAsia" w:hAnsiTheme="minorHAnsi" w:cstheme="minorBidi"/>
          <w:lang w:val="es-ES_tradnl" w:eastAsia="en-US"/>
        </w:rPr>
        <w:t>playas diferentes:</w:t>
      </w:r>
      <w:r w:rsidR="008B545C" w:rsidRPr="004269BF">
        <w:rPr>
          <w:rFonts w:asciiTheme="minorHAnsi" w:eastAsiaTheme="minorEastAsia" w:hAnsiTheme="minorHAnsi" w:cstheme="minorBidi"/>
          <w:lang w:val="es-ES_tradnl" w:eastAsia="en-US"/>
        </w:rPr>
        <w:t xml:space="preserve"> Sunset, Diamond Head, Makapu,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WW3)</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WW3)</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WW3)</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57732583"/>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57732584"/>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57732585"/>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(Baranauskas y Monard, 2000).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(Mitchell, 2006).</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A45E1A">
      <w:pPr>
        <w:pStyle w:val="Epgrafe"/>
        <w:jc w:val="center"/>
        <w:rPr>
          <w:rFonts w:asciiTheme="minorHAnsi" w:hAnsiTheme="minorHAnsi" w:cstheme="minorHAnsi"/>
          <w:b w:val="0"/>
          <w:color w:val="auto"/>
          <w:sz w:val="20"/>
          <w:szCs w:val="20"/>
        </w:rPr>
      </w:pPr>
      <w:r>
        <w:rPr>
          <w:rFonts w:asciiTheme="minorHAnsi" w:hAnsiTheme="minorHAnsi" w:cstheme="minorHAnsi"/>
          <w:b w:val="0"/>
          <w:color w:val="auto"/>
          <w:sz w:val="20"/>
          <w:szCs w:val="20"/>
        </w:rPr>
        <w:t>Fig. 2.1:</w:t>
      </w:r>
      <w:r w:rsidR="007F2C8B" w:rsidRPr="004269BF">
        <w:rPr>
          <w:rFonts w:asciiTheme="minorHAnsi" w:hAnsiTheme="minorHAnsi" w:cstheme="minorHAnsi"/>
          <w:b w:val="0"/>
          <w:color w:val="auto"/>
          <w:sz w:val="20"/>
          <w:szCs w:val="20"/>
        </w:rPr>
        <w:t xml:space="preserve"> Proceso de clasificación. (</w:t>
      </w:r>
      <w:r>
        <w:rPr>
          <w:rFonts w:asciiTheme="minorHAnsi" w:hAnsiTheme="minorHAnsi" w:cstheme="minorHAnsi"/>
          <w:b w:val="0"/>
          <w:color w:val="auto"/>
          <w:sz w:val="20"/>
          <w:szCs w:val="20"/>
        </w:rPr>
        <w:t>A</w:t>
      </w:r>
      <w:r w:rsidR="007F2C8B" w:rsidRPr="004269BF">
        <w:rPr>
          <w:rFonts w:asciiTheme="minorHAnsi" w:hAnsiTheme="minorHAnsi" w:cstheme="minorHAnsi"/>
          <w:b w:val="0"/>
          <w:color w:val="auto"/>
          <w:sz w:val="20"/>
          <w:szCs w:val="20"/>
        </w:rPr>
        <w:t>daptado de Baranauskas y Monard, 2000)</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(Kubat y Michalski, 1998).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(Witten y Frank, 2005</w:t>
      </w:r>
      <w:r w:rsidR="00560F12">
        <w:rPr>
          <w:rFonts w:asciiTheme="minorHAnsi" w:hAnsiTheme="minorHAnsi" w:cstheme="minorHAnsi"/>
        </w:rPr>
        <w:t xml:space="preserve"> [1]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numPr>
          <w:ins w:id="8" w:author="Daniela Godoy" w:date="2009-10-20T09:53:00Z"/>
        </w:numPr>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9" w:name="_Toc257732586"/>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9"/>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(Han y Kamber, 2000</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4269BF" w:rsidRDefault="007F2C8B" w:rsidP="00256323">
      <w:pPr>
        <w:pStyle w:val="Sinespaciado"/>
        <w:spacing w:after="200"/>
        <w:jc w:val="center"/>
        <w:rPr>
          <w:rFonts w:asciiTheme="minorHAnsi" w:hAnsiTheme="minorHAnsi" w:cstheme="minorHAnsi"/>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3)</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universitario(X) y el salario correspondiente(Y).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724A76">
        <w:trPr>
          <w:trHeight w:val="419"/>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años de experiencia (X)</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salario(Y)(miles)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Tabla 2.</w:t>
      </w:r>
      <w:r w:rsidR="007F2C8B" w:rsidRPr="004269BF">
        <w:rPr>
          <w:rFonts w:asciiTheme="minorHAnsi" w:hAnsiTheme="minorHAnsi" w:cstheme="minorHAnsi"/>
        </w:rPr>
        <w:t>1: Relación años de experiencia, salario percibido (Han y Kamber, 2000</w:t>
      </w:r>
      <w:r w:rsidR="00560F12">
        <w:rPr>
          <w:rFonts w:asciiTheme="minorHAnsi" w:hAnsiTheme="minorHAnsi" w:cstheme="minorHAnsi"/>
        </w:rPr>
        <w:t xml:space="preserve"> [14]</w:t>
      </w:r>
      <w:r w:rsidR="007F2C8B"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Fig. 2.</w:t>
      </w:r>
      <w:r w:rsidR="007F2C8B" w:rsidRPr="004269BF">
        <w:rPr>
          <w:rFonts w:asciiTheme="minorHAnsi" w:hAnsiTheme="minorHAnsi" w:cstheme="minorHAnsi"/>
        </w:rPr>
        <w:t>2: Grá</w:t>
      </w:r>
      <w:r>
        <w:rPr>
          <w:rFonts w:asciiTheme="minorHAnsi" w:hAnsiTheme="minorHAnsi" w:cstheme="minorHAnsi"/>
        </w:rPr>
        <w:t>fico de los datos de la tabla 2.</w:t>
      </w:r>
      <w:r w:rsidR="007F2C8B" w:rsidRPr="004269BF">
        <w:rPr>
          <w:rFonts w:asciiTheme="minorHAnsi" w:hAnsiTheme="minorHAnsi" w:cstheme="minorHAnsi"/>
        </w:rPr>
        <w:t>1 junto con la recta de regresión</w:t>
      </w:r>
      <w:r w:rsidR="00422FB4" w:rsidRPr="004269BF">
        <w:rPr>
          <w:rFonts w:asciiTheme="minorHAnsi" w:hAnsiTheme="minorHAnsi" w:cstheme="minorHAnsi"/>
        </w:rPr>
        <w:t xml:space="preserve"> </w:t>
      </w:r>
      <w:r w:rsidR="007F2C8B" w:rsidRPr="004269BF">
        <w:rPr>
          <w:rFonts w:asciiTheme="minorHAnsi" w:hAnsiTheme="minorHAnsi" w:cstheme="minorHAnsi"/>
        </w:rPr>
        <w:t>calculada utilizando el método de regresión lineal simple (Han y Kamber, 2000</w:t>
      </w:r>
      <w:r w:rsidR="00560F12">
        <w:rPr>
          <w:rFonts w:asciiTheme="minorHAnsi" w:hAnsiTheme="minorHAnsi" w:cstheme="minorHAnsi"/>
        </w:rPr>
        <w:t xml:space="preserve"> [14]</w:t>
      </w:r>
      <w:r w:rsidR="007F2C8B" w:rsidRPr="004269BF">
        <w:rPr>
          <w:rFonts w:asciiTheme="minorHAnsi" w:hAnsiTheme="minorHAnsi" w:cstheme="minorHAnsi"/>
        </w:rPr>
        <w:t>).</w:t>
      </w:r>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tupla, ( X = (x1, x2, : : : , xn).)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ins w:id="10" w:author="Daniela Godoy" w:date="2009-10-20T09:59:00Z"/>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(Witten y Frank, 2005).</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1" w:name="_Toc257732587"/>
      <w:r>
        <w:rPr>
          <w:rFonts w:asciiTheme="minorHAnsi" w:hAnsiTheme="minorHAnsi" w:cstheme="minorHAnsi"/>
          <w:b/>
          <w:sz w:val="22"/>
          <w:szCs w:val="22"/>
        </w:rPr>
        <w:t>2.2.2 Redes neurales para regresión</w:t>
      </w:r>
      <w:bookmarkEnd w:id="11"/>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Fig. 2.</w:t>
      </w:r>
      <w:r w:rsidR="007F2C8B" w:rsidRPr="004269BF">
        <w:rPr>
          <w:rFonts w:asciiTheme="minorHAnsi" w:hAnsiTheme="minorHAnsi" w:cstheme="minorHAnsi"/>
        </w:rPr>
        <w:t>3</w:t>
      </w:r>
      <w:r>
        <w:rPr>
          <w:rFonts w:asciiTheme="minorHAnsi" w:hAnsiTheme="minorHAnsi" w:cstheme="minorHAnsi"/>
        </w:rPr>
        <w:t>:</w:t>
      </w:r>
      <w:r w:rsidR="007F2C8B" w:rsidRPr="004269BF">
        <w:rPr>
          <w:rFonts w:asciiTheme="minorHAnsi" w:hAnsiTheme="minorHAnsi" w:cstheme="minorHAnsi"/>
        </w:rPr>
        <w:t xml:space="preserve"> Modelo de una neurona artificial.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422FB4">
      <w:pPr>
        <w:pStyle w:val="Sinespaciado"/>
        <w:spacing w:after="200"/>
        <w:jc w:val="center"/>
        <w:rPr>
          <w:rFonts w:asciiTheme="minorHAnsi" w:hAnsiTheme="minorHAnsi" w:cstheme="minorHAnsi"/>
        </w:rPr>
      </w:pPr>
      <w:r>
        <w:rPr>
          <w:rFonts w:asciiTheme="minorHAnsi" w:hAnsiTheme="minorHAnsi" w:cstheme="minorHAnsi"/>
        </w:rPr>
        <w:t>Fig. 2.</w:t>
      </w:r>
      <w:r w:rsidR="007F2C8B" w:rsidRPr="004269BF">
        <w:rPr>
          <w:rFonts w:asciiTheme="minorHAnsi" w:hAnsiTheme="minorHAnsi" w:cstheme="minorHAnsi"/>
        </w:rPr>
        <w:t>4</w:t>
      </w:r>
      <w:r>
        <w:rPr>
          <w:rFonts w:asciiTheme="minorHAnsi" w:hAnsiTheme="minorHAnsi" w:cstheme="minorHAnsi"/>
        </w:rPr>
        <w:t>:</w:t>
      </w:r>
      <w:r w:rsidR="007F2C8B" w:rsidRPr="004269BF">
        <w:rPr>
          <w:rFonts w:asciiTheme="minorHAnsi" w:hAnsiTheme="minorHAnsi" w:cstheme="minorHAnsi"/>
        </w:rPr>
        <w:t xml:space="preserve"> Arquitectura de red neuronal Multilayer Feedforward.</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D72F70" w:rsidRPr="007D4478">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2.6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Pr="004269BF">
        <w:rPr>
          <w:rStyle w:val="apple-style-span"/>
          <w:rFonts w:asciiTheme="minorHAnsi" w:hAnsiTheme="minorHAnsi" w:cstheme="minorHAnsi"/>
        </w:rPr>
        <w:t xml:space="preserve"> Patterson, 1996; Haykin, 1994; Fausett, 1994)</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(ver Bishop, 1995)</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2" w:name="ncoj"/>
      <w:bookmarkEnd w:id="12"/>
      <w:r w:rsidR="007D4478"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7D4478" w:rsidRPr="004269BF">
        <w:rPr>
          <w:rFonts w:asciiTheme="minorHAnsi" w:hAnsiTheme="minorHAnsi" w:cstheme="minorHAnsi"/>
        </w:rPr>
        <w:fldChar w:fldCharType="separate"/>
      </w:r>
      <w:r w:rsidRPr="004269BF">
        <w:rPr>
          <w:rFonts w:asciiTheme="minorHAnsi" w:hAnsiTheme="minorHAnsi" w:cstheme="minorHAnsi"/>
        </w:rPr>
        <w:t>Gradiente</w:t>
      </w:r>
      <w:r w:rsidR="007D4478"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patrones(sistemas de radares, identificación de caras, reconocimiento de objetos), reconocimiento de secuencias(gestos,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3" w:name="_Toc257732588"/>
      <w:r>
        <w:rPr>
          <w:rFonts w:asciiTheme="minorHAnsi" w:hAnsiTheme="minorHAnsi" w:cstheme="minorHAnsi"/>
          <w:b/>
          <w:sz w:val="22"/>
          <w:szCs w:val="22"/>
        </w:rPr>
        <w:t>2.2.3 Árboles modelos y de regresión</w:t>
      </w:r>
      <w:bookmarkEnd w:id="13"/>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(Shalizi, 2009). Inclusive una vez encontrado este modelo, el mismo suele ser confuso.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alternativa al enfoque no lineal es la de subdividir o particionar el espacio en regiones más pequeñas donde las interacciones son más accesibles. Luego estas particiones se vuelven a sub</w:t>
      </w:r>
      <w:del w:id="14" w:author="Daniela Godoy" w:date="2009-10-20T10:14:00Z">
        <w:r w:rsidRPr="004269BF" w:rsidDel="00A97021">
          <w:rPr>
            <w:rFonts w:asciiTheme="minorHAnsi" w:hAnsiTheme="minorHAnsi" w:cstheme="minorHAnsi"/>
          </w:rPr>
          <w:delText xml:space="preserve"> </w:delText>
        </w:r>
      </w:del>
      <w:r w:rsidRPr="004269BF">
        <w:rPr>
          <w:rFonts w:asciiTheme="minorHAnsi" w:hAnsiTheme="minorHAnsi" w:cstheme="minorHAnsi"/>
        </w:rPr>
        <w:t>dividir y así sucesivamente. Finalmente obtenemos porciones del espacio en donde podemos utilizar modelos sencillos para encajar los datos. 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(Breiman et al., 1984 citado en Witten y Frank, 2005)  y los árboles modelo (</w:t>
      </w:r>
      <w:r w:rsidR="007F2C8B" w:rsidRPr="004269BF">
        <w:rPr>
          <w:rFonts w:asciiTheme="minorHAnsi" w:hAnsiTheme="minorHAnsi" w:cstheme="minorHAnsi"/>
          <w:lang w:eastAsia="es-AR"/>
        </w:rPr>
        <w:t xml:space="preserve">Quinlan, 1992 </w:t>
      </w:r>
      <w:r w:rsidR="007F2C8B" w:rsidRPr="004269BF">
        <w:rPr>
          <w:rFonts w:asciiTheme="minorHAnsi" w:hAnsiTheme="minorHAnsi" w:cstheme="minorHAnsi"/>
        </w:rPr>
        <w:t>citado en Witten y Frank, 2005</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(Witten y Frank, 2005).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(Witten y Frank, 2005).</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8647"/>
                    <a:stretch>
                      <a:fillRect/>
                    </a:stretch>
                  </pic:blipFill>
                  <pic:spPr bwMode="auto">
                    <a:xfrm>
                      <a:off x="0" y="0"/>
                      <a:ext cx="4267835" cy="2696845"/>
                    </a:xfrm>
                    <a:prstGeom prst="rect">
                      <a:avLst/>
                    </a:prstGeom>
                    <a:noFill/>
                  </pic:spPr>
                </pic:pic>
              </a:graphicData>
            </a:graphic>
          </wp:anchor>
        </w:drawing>
      </w:r>
      <w:r w:rsidR="007D4478" w:rsidRPr="007D4478">
        <w:rPr>
          <w:rFonts w:asciiTheme="minorHAnsi" w:hAnsiTheme="minorHAnsi" w:cstheme="minorHAnsi"/>
        </w:rPr>
      </w:r>
      <w:r w:rsidR="007D4478">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Fig. 2</w:t>
      </w:r>
      <w:r w:rsidR="00007D48">
        <w:rPr>
          <w:rFonts w:asciiTheme="minorHAnsi" w:hAnsiTheme="minorHAnsi" w:cstheme="minorHAnsi"/>
        </w:rPr>
        <w:t>.</w:t>
      </w:r>
      <w:r w:rsidRPr="004269BF">
        <w:rPr>
          <w:rFonts w:asciiTheme="minorHAnsi" w:hAnsiTheme="minorHAnsi" w:cstheme="minorHAnsi"/>
        </w:rPr>
        <w:t>5</w:t>
      </w:r>
      <w:r w:rsidR="00007D48">
        <w:rPr>
          <w:rFonts w:asciiTheme="minorHAnsi" w:hAnsiTheme="minorHAnsi" w:cstheme="minorHAnsi"/>
        </w:rPr>
        <w:t>:</w:t>
      </w:r>
      <w:r w:rsidRPr="004269BF">
        <w:rPr>
          <w:rFonts w:asciiTheme="minorHAnsi" w:hAnsiTheme="minorHAnsi" w:cstheme="minorHAnsi"/>
        </w:rPr>
        <w:t xml:space="preserve"> Árbol modelo (Witten y Frank, 2005).</w:t>
      </w:r>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15" w:name="Regression"/>
      <w:bookmarkStart w:id="16" w:name="_Toc257732589"/>
      <w:bookmarkEnd w:id="15"/>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6"/>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en los laboratorios AT&amp;T por Vappnik y colaboradores (Boser et al.,1992, Guyon et al.1993, Cortes y Vapnik,1995, Scholkopf et al.,1995, Vapnik et al., 1997, citados en A. Smola y B. Scholkopf, 1998).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(Müller et al., 1997, Drucker et al., 1997, Stitson et al., 1999, Matera y Haikin, 1999 citados en A. Smola y B. Scholkopf, 1998).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Un parámetro ɛ especificado por el usuario define un tubo alrededor de la función de regresión en los cuales los errores son ignorados: para soporte de vectores lineal el tubo es un cilindro. Si todos los 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7F2C8B" w:rsidRPr="004269BF" w:rsidRDefault="007F2C8B" w:rsidP="00422FB4">
      <w:pPr>
        <w:pStyle w:val="Sinespaciado"/>
        <w:spacing w:after="200"/>
        <w:jc w:val="center"/>
        <w:rPr>
          <w:rFonts w:asciiTheme="minorHAnsi" w:hAnsiTheme="minorHAnsi" w:cstheme="minorHAnsi"/>
          <w:lang w:eastAsia="es-AR"/>
        </w:rPr>
      </w:pPr>
      <w:r w:rsidRPr="004269BF">
        <w:rPr>
          <w:rFonts w:asciiTheme="minorHAnsi" w:hAnsiTheme="minorHAnsi" w:cstheme="minorHAnsi"/>
        </w:rPr>
        <w:t>Fig. 2-6:</w:t>
      </w:r>
      <w:r w:rsidRPr="004269BF">
        <w:rPr>
          <w:rFonts w:asciiTheme="minorHAnsi" w:hAnsiTheme="minorHAnsi" w:cstheme="minorHAnsi"/>
          <w:lang w:eastAsia="es-AR"/>
        </w:rPr>
        <w:t xml:space="preserve"> Regresión con soporte de vectores: (a) </w:t>
      </w:r>
      <w:r w:rsidRPr="004269BF">
        <w:rPr>
          <w:rFonts w:asciiTheme="minorHAnsi" w:hAnsiTheme="minorHAnsi" w:cstheme="minorHAnsi"/>
        </w:rPr>
        <w:t>ɛ</w:t>
      </w:r>
      <w:r w:rsidRPr="004269BF">
        <w:rPr>
          <w:rFonts w:asciiTheme="minorHAnsi" w:hAnsiTheme="minorHAnsi" w:cstheme="minorHAnsi"/>
          <w:lang w:eastAsia="es-AR"/>
        </w:rPr>
        <w:t xml:space="preserve"> </w:t>
      </w:r>
      <w:r w:rsidRPr="004269BF">
        <w:rPr>
          <w:rFonts w:asciiTheme="minorHAnsi" w:eastAsia="SymbolBS" w:hAnsiTheme="minorHAnsi" w:cstheme="minorHAnsi"/>
          <w:lang w:eastAsia="es-AR"/>
        </w:rPr>
        <w:t xml:space="preserve">= </w:t>
      </w:r>
      <w:r w:rsidRPr="004269BF">
        <w:rPr>
          <w:rFonts w:asciiTheme="minorHAnsi" w:hAnsiTheme="minorHAnsi" w:cstheme="minorHAnsi"/>
          <w:lang w:eastAsia="es-AR"/>
        </w:rPr>
        <w:t xml:space="preserve">1, (b) </w:t>
      </w:r>
      <w:r w:rsidRPr="004269BF">
        <w:rPr>
          <w:rFonts w:asciiTheme="minorHAnsi" w:hAnsiTheme="minorHAnsi" w:cstheme="minorHAnsi"/>
        </w:rPr>
        <w:t>ɛ</w:t>
      </w:r>
      <w:r w:rsidRPr="004269BF">
        <w:rPr>
          <w:rFonts w:asciiTheme="minorHAnsi" w:hAnsiTheme="minorHAnsi" w:cstheme="minorHAnsi"/>
          <w:lang w:eastAsia="es-AR"/>
        </w:rPr>
        <w:t xml:space="preserve"> </w:t>
      </w:r>
      <w:r w:rsidRPr="004269BF">
        <w:rPr>
          <w:rFonts w:asciiTheme="minorHAnsi" w:eastAsia="SymbolBS" w:hAnsiTheme="minorHAnsi" w:cstheme="minorHAnsi"/>
          <w:lang w:eastAsia="es-AR"/>
        </w:rPr>
        <w:t xml:space="preserve">= </w:t>
      </w:r>
      <w:r w:rsidRPr="004269BF">
        <w:rPr>
          <w:rFonts w:asciiTheme="minorHAnsi" w:hAnsiTheme="minorHAnsi" w:cstheme="minorHAnsi"/>
          <w:lang w:eastAsia="es-AR"/>
        </w:rPr>
        <w:t xml:space="preserve">2, y (c) </w:t>
      </w:r>
      <w:r w:rsidRPr="004269BF">
        <w:rPr>
          <w:rFonts w:asciiTheme="minorHAnsi" w:hAnsiTheme="minorHAnsi" w:cstheme="minorHAnsi"/>
        </w:rPr>
        <w:t>ɛ</w:t>
      </w:r>
      <w:r w:rsidRPr="004269BF">
        <w:rPr>
          <w:rFonts w:asciiTheme="minorHAnsi" w:hAnsiTheme="minorHAnsi" w:cstheme="minorHAnsi"/>
          <w:lang w:eastAsia="es-AR"/>
        </w:rPr>
        <w:t xml:space="preserve"> </w:t>
      </w:r>
      <w:r w:rsidRPr="004269BF">
        <w:rPr>
          <w:rFonts w:asciiTheme="minorHAnsi" w:eastAsia="SymbolBS" w:hAnsiTheme="minorHAnsi" w:cstheme="minorHAnsi"/>
          <w:lang w:eastAsia="es-AR"/>
        </w:rPr>
        <w:t xml:space="preserve">= </w:t>
      </w:r>
      <w:r w:rsidRPr="004269BF">
        <w:rPr>
          <w:rFonts w:asciiTheme="minorHAnsi" w:hAnsiTheme="minorHAnsi" w:cstheme="minorHAnsi"/>
          <w:lang w:eastAsia="es-AR"/>
        </w:rPr>
        <w:t>0.5</w:t>
      </w:r>
      <w:del w:id="17" w:author="Daniela Godoy" w:date="2009-10-20T10:20:00Z">
        <w:r w:rsidRPr="004269BF" w:rsidDel="003C4906">
          <w:rPr>
            <w:rFonts w:asciiTheme="minorHAnsi" w:hAnsiTheme="minorHAnsi" w:cstheme="minorHAnsi"/>
            <w:lang w:eastAsia="es-AR"/>
          </w:rPr>
          <w:delText>.</w:delText>
        </w:r>
      </w:del>
    </w:p>
    <w:p w:rsidR="00422FB4"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(Witten y</w:t>
      </w:r>
      <w:r w:rsidR="00422FB4" w:rsidRPr="004269BF">
        <w:rPr>
          <w:rFonts w:asciiTheme="minorHAnsi" w:hAnsiTheme="minorHAnsi" w:cstheme="minorHAnsi"/>
        </w:rPr>
        <w:t xml:space="preserve"> </w:t>
      </w:r>
      <w:r w:rsidRPr="004269BF">
        <w:rPr>
          <w:rFonts w:asciiTheme="minorHAnsi" w:hAnsiTheme="minorHAnsi" w:cstheme="minorHAnsi"/>
        </w:rPr>
        <w:t>Frank,</w:t>
      </w:r>
      <w:r w:rsidR="00422FB4" w:rsidRPr="004269BF">
        <w:rPr>
          <w:rFonts w:asciiTheme="minorHAnsi" w:hAnsiTheme="minorHAnsi" w:cstheme="minorHAnsi"/>
        </w:rPr>
        <w:t xml:space="preserve"> </w:t>
      </w:r>
      <w:r w:rsidRPr="004269BF">
        <w:rPr>
          <w:rFonts w:asciiTheme="minorHAnsi" w:hAnsiTheme="minorHAnsi" w:cstheme="minorHAnsi"/>
        </w:rPr>
        <w:t>2005)</w:t>
      </w:r>
    </w:p>
    <w:p w:rsidR="00844C18" w:rsidRDefault="00844C18" w:rsidP="00724A76">
      <w:pPr>
        <w:pStyle w:val="Sinespaciado"/>
        <w:spacing w:after="200"/>
        <w:jc w:val="both"/>
        <w:outlineLvl w:val="1"/>
        <w:rPr>
          <w:rFonts w:asciiTheme="minorHAnsi" w:hAnsiTheme="minorHAnsi" w:cstheme="minorHAnsi"/>
        </w:rPr>
      </w:pPr>
    </w:p>
    <w:p w:rsidR="00844C18" w:rsidRDefault="00844C18" w:rsidP="00724A76">
      <w:pPr>
        <w:pStyle w:val="Sinespaciado"/>
        <w:spacing w:after="200"/>
        <w:jc w:val="both"/>
        <w:outlineLvl w:val="1"/>
        <w:rPr>
          <w:rFonts w:asciiTheme="minorHAnsi" w:hAnsiTheme="minorHAnsi" w:cstheme="minorHAnsi"/>
        </w:rPr>
      </w:pPr>
    </w:p>
    <w:p w:rsidR="007F2C8B" w:rsidRPr="004269BF" w:rsidRDefault="00CE23B1" w:rsidP="00724A76">
      <w:pPr>
        <w:pStyle w:val="Sinespaciado"/>
        <w:spacing w:after="200"/>
        <w:jc w:val="both"/>
        <w:outlineLvl w:val="1"/>
        <w:rPr>
          <w:rFonts w:asciiTheme="minorHAnsi" w:hAnsiTheme="minorHAnsi" w:cstheme="minorHAnsi"/>
        </w:rPr>
      </w:pPr>
      <w:bookmarkStart w:id="18" w:name="_Toc257732590"/>
      <w:r w:rsidRPr="004269BF">
        <w:rPr>
          <w:rFonts w:asciiTheme="minorHAnsi" w:hAnsiTheme="minorHAnsi" w:cstheme="minorHAnsi"/>
          <w:b/>
          <w:sz w:val="24"/>
          <w:szCs w:val="24"/>
        </w:rPr>
        <w:lastRenderedPageBreak/>
        <w:t>2.</w:t>
      </w:r>
      <w:r w:rsidR="007F2C8B" w:rsidRPr="004269BF">
        <w:rPr>
          <w:rFonts w:asciiTheme="minorHAnsi" w:hAnsiTheme="minorHAnsi" w:cstheme="minorHAnsi"/>
          <w:b/>
          <w:sz w:val="24"/>
          <w:szCs w:val="24"/>
        </w:rPr>
        <w:t>3 Problema de predicción de oleaje</w:t>
      </w:r>
      <w:bookmarkEnd w:id="18"/>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 xml:space="preserve">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 en las cercanías de la costa. </w:t>
      </w:r>
      <w:r w:rsidRPr="004269BF">
        <w:rPr>
          <w:rFonts w:asciiTheme="minorHAnsi" w:hAnsiTheme="minorHAnsi" w:cstheme="minorHAnsi"/>
          <w:lang w:val="es-ES_tradnl"/>
        </w:rPr>
        <w:tab/>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lastRenderedPageBreak/>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CE23B1">
      <w:pPr>
        <w:pStyle w:val="Sinespaciado"/>
        <w:spacing w:after="200"/>
        <w:jc w:val="center"/>
        <w:rPr>
          <w:rFonts w:asciiTheme="minorHAnsi" w:hAnsiTheme="minorHAnsi" w:cstheme="minorHAnsi"/>
          <w:lang w:val="es-ES_tradnl"/>
        </w:rPr>
      </w:pPr>
      <w:r>
        <w:rPr>
          <w:rFonts w:asciiTheme="minorHAnsi" w:hAnsiTheme="minorHAnsi" w:cstheme="minorHAnsi"/>
          <w:lang w:val="es-ES_tradnl"/>
        </w:rPr>
        <w:t>Fig. 2.</w:t>
      </w:r>
      <w:r w:rsidR="007F2C8B" w:rsidRPr="004269BF">
        <w:rPr>
          <w:rFonts w:asciiTheme="minorHAnsi" w:hAnsiTheme="minorHAnsi" w:cstheme="minorHAnsi"/>
          <w:lang w:val="es-ES_tradnl"/>
        </w:rPr>
        <w:t>7: Puntos de pronóstico del modelo de alta mar.</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19" w:name="_Toc257732591"/>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19"/>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 xml:space="preserve">(Caldwell y Aucan, 2007)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(Browne et al.,2006)</w:t>
      </w:r>
      <w:r w:rsidRPr="004269BF">
        <w:rPr>
          <w:rFonts w:asciiTheme="minorHAnsi" w:hAnsiTheme="minorHAnsi" w:cstheme="minorHAnsi"/>
        </w:rPr>
        <w:t xml:space="preserve"> utiliza las previsiones oceánicas brindadas por la resolución del modelo numérico WaveWatch3 (ver Capítulo 3).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w:t>
      </w:r>
      <w:r w:rsidRPr="004269BF">
        <w:rPr>
          <w:rFonts w:asciiTheme="minorHAnsi" w:hAnsiTheme="minorHAnsi" w:cstheme="minorHAnsi"/>
        </w:rPr>
        <w:lastRenderedPageBreak/>
        <w:t>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Pr="004269BF">
        <w:rPr>
          <w:rFonts w:asciiTheme="minorHAnsi" w:hAnsiTheme="minorHAnsi" w:cstheme="minorHAnsi"/>
          <w:bCs/>
          <w:lang w:eastAsia="es-AR"/>
        </w:rPr>
        <w:t xml:space="preserve">(Caldwell y Aucan, 2007)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Pr="004269BF">
        <w:rPr>
          <w:rFonts w:asciiTheme="minorHAnsi" w:hAnsiTheme="minorHAnsi" w:cstheme="minorHAnsi"/>
        </w:rPr>
        <w:t xml:space="preserve"> utiliza el algoritmo de “resilient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(Huang and Foo, 2002). </w:t>
      </w:r>
      <w:r w:rsidRPr="004269BF">
        <w:rPr>
          <w:rFonts w:asciiTheme="minorHAnsi" w:hAnsiTheme="minorHAnsi" w:cstheme="minorHAnsi"/>
          <w:bCs/>
          <w:lang w:eastAsia="es-AR"/>
        </w:rPr>
        <w:t xml:space="preserve">(Browne et al.,2006)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playa 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Correlación en </w:t>
            </w:r>
            <w:r w:rsidRPr="004269BF">
              <w:rPr>
                <w:rFonts w:asciiTheme="minorHAnsi" w:hAnsiTheme="minorHAnsi" w:cstheme="minorHAnsi"/>
              </w:rPr>
              <w:lastRenderedPageBreak/>
              <w:t>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lastRenderedPageBreak/>
              <w:t xml:space="preserve">Lecturas de la altura de la ola en la boyad de las ultimas  N </w:t>
            </w:r>
            <w:r w:rsidRPr="004269BF">
              <w:rPr>
                <w:rFonts w:asciiTheme="minorHAnsi" w:hAnsiTheme="minorHAnsi" w:cstheme="minorHAnsi"/>
              </w:rPr>
              <w:lastRenderedPageBreak/>
              <w:t>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lastRenderedPageBreak/>
              <w:t xml:space="preserve">Valor de la altura de la ola con tiempo de anticipación de N </w:t>
            </w:r>
            <w:r w:rsidRPr="004269BF">
              <w:rPr>
                <w:rFonts w:asciiTheme="minorHAnsi" w:hAnsiTheme="minorHAnsi" w:cstheme="minorHAnsi"/>
              </w:rPr>
              <w:lastRenderedPageBreak/>
              <w:t>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lastRenderedPageBreak/>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Parámetros del modelo Wave Watch 3</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CE23B1">
      <w:pPr>
        <w:pStyle w:val="Sinespaciado"/>
        <w:spacing w:after="200"/>
        <w:jc w:val="both"/>
        <w:rPr>
          <w:rFonts w:asciiTheme="minorHAnsi" w:hAnsiTheme="minorHAnsi" w:cstheme="minorHAnsi"/>
        </w:rPr>
      </w:pPr>
      <w:r>
        <w:rPr>
          <w:rFonts w:asciiTheme="minorHAnsi" w:hAnsiTheme="minorHAnsi" w:cstheme="minorHAnsi"/>
        </w:rPr>
        <w:t>Tabla 2.2:</w:t>
      </w:r>
      <w:r w:rsidR="007F2C8B" w:rsidRPr="004269BF">
        <w:rPr>
          <w:rFonts w:asciiTheme="minorHAnsi" w:hAnsiTheme="minorHAnsi" w:cstheme="minorHAnsi"/>
        </w:rPr>
        <w:t xml:space="preserve"> Modelos de regresión utilizados en trabajos relacionados a la predicción de la altura de ola.</w:t>
      </w:r>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0" w:name="_Toc257732592"/>
      <w:r w:rsidRPr="00295791">
        <w:rPr>
          <w:rFonts w:asciiTheme="minorHAnsi" w:hAnsiTheme="minorHAnsi" w:cstheme="minorHAnsi"/>
          <w:color w:val="auto"/>
          <w:sz w:val="40"/>
          <w:szCs w:val="40"/>
          <w:lang w:val="es-ES_tradnl"/>
        </w:rPr>
        <w:lastRenderedPageBreak/>
        <w:t>Capitulo 3 – Datos para predicción de oleaje</w:t>
      </w:r>
      <w:bookmarkEnd w:id="20"/>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1" w:name="_Toc257732593"/>
      <w:r w:rsidRPr="00BE351A">
        <w:rPr>
          <w:rFonts w:asciiTheme="minorHAnsi" w:hAnsiTheme="minorHAnsi" w:cstheme="minorHAnsi"/>
          <w:color w:val="auto"/>
          <w:sz w:val="24"/>
          <w:szCs w:val="24"/>
          <w:lang w:val="es-ES_tradnl"/>
        </w:rPr>
        <w:t>3.1 Olas – Conceptos generales</w:t>
      </w:r>
      <w:bookmarkEnd w:id="21"/>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(WMO, 1998).</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rPr>
        <w:t>Fig.</w:t>
      </w:r>
      <w:r w:rsidR="004A3E0B">
        <w:rPr>
          <w:rFonts w:asciiTheme="minorHAnsi" w:hAnsiTheme="minorHAnsi" w:cstheme="minorHAnsi"/>
        </w:rPr>
        <w:t xml:space="preserve"> </w:t>
      </w:r>
      <w:r w:rsidRPr="00BE351A">
        <w:rPr>
          <w:rFonts w:asciiTheme="minorHAnsi" w:hAnsiTheme="minorHAnsi" w:cstheme="minorHAnsi"/>
        </w:rPr>
        <w:t>3.1</w:t>
      </w:r>
      <w:r w:rsidR="004A3E0B">
        <w:rPr>
          <w:rFonts w:asciiTheme="minorHAnsi" w:hAnsiTheme="minorHAnsi" w:cstheme="minorHAnsi"/>
        </w:rPr>
        <w:t>:</w:t>
      </w:r>
      <w:r w:rsidRPr="00BE351A">
        <w:rPr>
          <w:rFonts w:asciiTheme="minorHAnsi" w:hAnsiTheme="minorHAnsi" w:cstheme="minorHAnsi"/>
        </w:rPr>
        <w:t xml:space="preserve"> Partes de la ola.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7D4478"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7D4478"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7D4478"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7D4478"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7D4478"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7D4478"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rPr>
        <w:t>Fig.3-2 Grafico polar del espectro de olas (</w:t>
      </w:r>
      <w:hyperlink r:id="rId28" w:history="1">
        <w:r w:rsidRPr="00BE351A">
          <w:rPr>
            <w:rFonts w:asciiTheme="minorHAnsi" w:hAnsiTheme="minorHAnsi" w:cstheme="minorHAnsi"/>
          </w:rPr>
          <w:t>Tolman, 2009</w:t>
        </w:r>
      </w:hyperlink>
      <w:r w:rsidRPr="00BE351A">
        <w:rPr>
          <w:rFonts w:asciiTheme="minorHAnsi" w:hAnsiTheme="minorHAnsi" w:cstheme="minorHAnsi"/>
        </w:rPr>
        <w:t>b).</w:t>
      </w:r>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Los datos acerca de las olas son necesarios para el estudio del comportamiento del mar, para los pronósticos de olas y para propósitos climáticos. Existen tres tipos de datos diferentes: datos observados, datos medidos, información de hindcast (en español, retro-análisis) (WMO, 1998).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22" w:name="_Toc257732594"/>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2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23" w:name="_Ref245074793"/>
      <w:r w:rsidRPr="00BE351A">
        <w:rPr>
          <w:rStyle w:val="Refdenotaalpie"/>
          <w:rFonts w:asciiTheme="minorHAnsi" w:hAnsiTheme="minorHAnsi" w:cstheme="minorHAnsi"/>
        </w:rPr>
        <w:footnoteReference w:id="2"/>
      </w:r>
      <w:bookmarkEnd w:id="23"/>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feet).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BE351A" w:rsidRPr="00914508" w:rsidRDefault="00BE351A" w:rsidP="00914508">
      <w:pPr>
        <w:spacing w:after="200"/>
        <w:rPr>
          <w:rStyle w:val="apple-style-span"/>
          <w:rFonts w:asciiTheme="minorHAnsi" w:hAnsiTheme="minorHAnsi" w:cstheme="minorHAnsi"/>
          <w:noProof/>
          <w:lang w:eastAsia="es-AR"/>
        </w:rPr>
      </w:pPr>
      <w:r w:rsidRPr="00BE351A">
        <w:rPr>
          <w:rFonts w:asciiTheme="minorHAnsi" w:hAnsiTheme="minorHAnsi" w:cstheme="minorHAnsi"/>
          <w:noProof/>
          <w:lang w:val="es-ES"/>
        </w:rPr>
        <w:drawing>
          <wp:inline distT="0" distB="0" distL="0" distR="0">
            <wp:extent cx="5610860" cy="3716020"/>
            <wp:effectExtent l="19050" t="0" r="8890" b="0"/>
            <wp:docPr id="31" name="Imagen 31" descr="hawaii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awaii drawing"/>
                    <pic:cNvPicPr>
                      <a:picLocks noChangeAspect="1" noChangeArrowheads="1"/>
                    </pic:cNvPicPr>
                  </pic:nvPicPr>
                  <pic:blipFill>
                    <a:blip r:embed="rId29"/>
                    <a:srcRect/>
                    <a:stretch>
                      <a:fillRect/>
                    </a:stretch>
                  </pic:blipFill>
                  <pic:spPr bwMode="auto">
                    <a:xfrm>
                      <a:off x="0" y="0"/>
                      <a:ext cx="5610860" cy="3716020"/>
                    </a:xfrm>
                    <a:prstGeom prst="rect">
                      <a:avLst/>
                    </a:prstGeom>
                    <a:noFill/>
                    <a:ln w="9525">
                      <a:noFill/>
                      <a:miter lim="800000"/>
                      <a:headEnd/>
                      <a:tailEnd/>
                    </a:ln>
                  </pic:spPr>
                </pic:pic>
              </a:graphicData>
            </a:graphic>
          </wp:inline>
        </w:drawing>
      </w:r>
    </w:p>
    <w:p w:rsidR="00BE351A" w:rsidRPr="00BE351A" w:rsidRDefault="00BE351A" w:rsidP="00914508">
      <w:pPr>
        <w:spacing w:after="200"/>
        <w:jc w:val="center"/>
        <w:rPr>
          <w:rFonts w:asciiTheme="minorHAnsi" w:hAnsiTheme="minorHAnsi" w:cstheme="minorHAnsi"/>
        </w:rPr>
      </w:pPr>
      <w:r w:rsidRPr="00BE351A">
        <w:rPr>
          <w:rStyle w:val="apple-style-span"/>
          <w:rFonts w:asciiTheme="minorHAnsi" w:hAnsiTheme="minorHAnsi" w:cstheme="minorHAnsi"/>
          <w:color w:val="000000"/>
        </w:rPr>
        <w:lastRenderedPageBreak/>
        <w:t xml:space="preserve">Fig. </w:t>
      </w:r>
      <w:r w:rsidR="00914508">
        <w:rPr>
          <w:rStyle w:val="apple-style-span"/>
          <w:rFonts w:asciiTheme="minorHAnsi" w:hAnsiTheme="minorHAnsi" w:cstheme="minorHAnsi"/>
          <w:color w:val="000000"/>
        </w:rPr>
        <w:t>3.</w:t>
      </w:r>
      <w:r w:rsidRPr="00BE351A">
        <w:rPr>
          <w:rStyle w:val="apple-style-span"/>
          <w:rFonts w:asciiTheme="minorHAnsi" w:hAnsiTheme="minorHAnsi" w:cstheme="minorHAnsi"/>
          <w:color w:val="000000"/>
        </w:rPr>
        <w:t xml:space="preserve">3: Lugares de la isla de Oahu, </w:t>
      </w:r>
      <w:r w:rsidR="00560F12" w:rsidRPr="00BE351A">
        <w:rPr>
          <w:rStyle w:val="apple-style-span"/>
          <w:rFonts w:asciiTheme="minorHAnsi" w:hAnsiTheme="minorHAnsi" w:cstheme="minorHAnsi"/>
          <w:color w:val="000000"/>
        </w:rPr>
        <w:t>Hawái</w:t>
      </w:r>
      <w:r w:rsidRPr="00BE351A">
        <w:rPr>
          <w:rStyle w:val="apple-style-span"/>
          <w:rFonts w:asciiTheme="minorHAnsi" w:hAnsiTheme="minorHAnsi" w:cstheme="minorHAnsi"/>
          <w:color w:val="000000"/>
        </w:rPr>
        <w:t xml:space="preserve"> con reportes de surf disponibles en la base de datos Goddard-Caldwell.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(Caldwell 2005).</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30"/>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BE351A">
      <w:pPr>
        <w:spacing w:after="200"/>
        <w:jc w:val="center"/>
        <w:rPr>
          <w:rFonts w:asciiTheme="minorHAnsi" w:hAnsiTheme="minorHAnsi" w:cstheme="minorHAnsi"/>
        </w:rPr>
      </w:pPr>
      <w:r>
        <w:rPr>
          <w:rFonts w:asciiTheme="minorHAnsi" w:hAnsiTheme="minorHAnsi" w:cstheme="minorHAnsi"/>
        </w:rPr>
        <w:t>Fig. 3.</w:t>
      </w:r>
      <w:r w:rsidR="00BE351A" w:rsidRPr="00BE351A">
        <w:rPr>
          <w:rFonts w:asciiTheme="minorHAnsi" w:hAnsiTheme="minorHAnsi" w:cstheme="minorHAnsi"/>
        </w:rPr>
        <w:t xml:space="preserve">4: </w:t>
      </w:r>
      <w:r w:rsidR="00560F12" w:rsidRPr="00BE351A">
        <w:rPr>
          <w:rFonts w:asciiTheme="minorHAnsi" w:hAnsiTheme="minorHAnsi" w:cstheme="minorHAnsi"/>
        </w:rPr>
        <w:t>Mediciones</w:t>
      </w:r>
      <w:r w:rsidR="00BE351A" w:rsidRPr="00BE351A">
        <w:rPr>
          <w:rFonts w:asciiTheme="minorHAnsi" w:hAnsiTheme="minorHAnsi" w:cstheme="minorHAnsi"/>
        </w:rPr>
        <w:t xml:space="preserve"> de olas, </w:t>
      </w:r>
      <w:r w:rsidR="00560F12" w:rsidRPr="00BE351A">
        <w:rPr>
          <w:rFonts w:asciiTheme="minorHAnsi" w:hAnsiTheme="minorHAnsi" w:cstheme="minorHAnsi"/>
        </w:rPr>
        <w:t>HSF (</w:t>
      </w:r>
      <w:r w:rsidR="00BE351A" w:rsidRPr="00BE351A">
        <w:rPr>
          <w:rFonts w:asciiTheme="minorHAnsi" w:hAnsiTheme="minorHAnsi" w:cstheme="minorHAnsi"/>
        </w:rPr>
        <w:t xml:space="preserve">Hawaiian Scale </w:t>
      </w:r>
      <w:r w:rsidR="00560F12" w:rsidRPr="00BE351A">
        <w:rPr>
          <w:rFonts w:asciiTheme="minorHAnsi" w:hAnsiTheme="minorHAnsi" w:cstheme="minorHAnsi"/>
        </w:rPr>
        <w:t>Feet</w:t>
      </w:r>
      <w:r w:rsidR="00BE351A" w:rsidRPr="00BE351A">
        <w:rPr>
          <w:rFonts w:asciiTheme="minorHAnsi" w:hAnsiTheme="minorHAnsi" w:cstheme="minorHAnsi"/>
        </w:rPr>
        <w:t>) vs base-cresta.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(Caldwell y Aucan, 2004),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1"/>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rPr>
        <w:t>Fig. 3</w:t>
      </w:r>
      <w:r w:rsidR="00914508">
        <w:rPr>
          <w:rFonts w:asciiTheme="minorHAnsi" w:hAnsiTheme="minorHAnsi" w:cstheme="minorHAnsi"/>
        </w:rPr>
        <w:t>.</w:t>
      </w:r>
      <w:r w:rsidRPr="00BE351A">
        <w:rPr>
          <w:rFonts w:asciiTheme="minorHAnsi" w:hAnsiTheme="minorHAnsi" w:cstheme="minorHAnsi"/>
        </w:rPr>
        <w:t>5: Transformación de HSF a Base-cresta tomando como referencia la altura del surfista (</w:t>
      </w:r>
      <w:r w:rsidRPr="00BE351A">
        <w:rPr>
          <w:rStyle w:val="apple-style-span"/>
          <w:rFonts w:asciiTheme="minorHAnsi" w:hAnsiTheme="minorHAnsi" w:cstheme="minorHAnsi"/>
        </w:rPr>
        <w:t>Caldwell, P. and J.Aucan, 2004).</w:t>
      </w:r>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24" w:name="_Toc257732595"/>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24"/>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(Tolman 1997, 1999a, 2009a) es un modelo de olas de tercera generación que contempla la generación, dispersión y disipación de las olas por la acción del viento. El modelo fue desarrollado por la entidad americana NOAA(</w:t>
      </w:r>
      <w:hyperlink r:id="rId32"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(Tolman 1989, 1991a) y WAVEWATCH II, desarrollado en la NASA, Goddard Space Flight Center (e.g., Tolman 1992).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0F5D39">
        <w:rPr>
          <w:rStyle w:val="apple-style-span"/>
          <w:rFonts w:asciiTheme="minorHAnsi" w:hAnsiTheme="minorHAnsi" w:cstheme="minorHAnsi"/>
          <w:color w:val="000000"/>
        </w:rPr>
        <w:t>l mismo involucra. Ver figura 3.</w:t>
      </w:r>
      <w:r w:rsidRPr="00BE351A">
        <w:rPr>
          <w:rStyle w:val="apple-style-span"/>
          <w:rFonts w:asciiTheme="minorHAnsi" w:hAnsiTheme="minorHAnsi" w:cstheme="minorHAnsi"/>
          <w:color w:val="000000"/>
        </w:rPr>
        <w:t>6.</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lastRenderedPageBreak/>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3"/>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BE351A">
      <w:pPr>
        <w:spacing w:after="200"/>
        <w:jc w:val="center"/>
        <w:rPr>
          <w:rStyle w:val="apple-style-span"/>
          <w:rFonts w:asciiTheme="minorHAnsi" w:hAnsiTheme="minorHAnsi" w:cstheme="minorHAnsi"/>
          <w:color w:val="000000"/>
        </w:rPr>
      </w:pPr>
      <w:r>
        <w:rPr>
          <w:rStyle w:val="apple-style-span"/>
          <w:rFonts w:asciiTheme="minorHAnsi" w:hAnsiTheme="minorHAnsi" w:cstheme="minorHAnsi"/>
          <w:color w:val="000000"/>
        </w:rPr>
        <w:t>Fig. 3.</w:t>
      </w:r>
      <w:r w:rsidR="00BE351A" w:rsidRPr="00BE351A">
        <w:rPr>
          <w:rStyle w:val="apple-style-span"/>
          <w:rFonts w:asciiTheme="minorHAnsi" w:hAnsiTheme="minorHAnsi" w:cstheme="minorHAnsi"/>
          <w:color w:val="000000"/>
        </w:rPr>
        <w:t xml:space="preserve">6: Vista general de las entradas y salidas de un modelo de olas genérico (Tolman 2009b).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4A100B" w:rsidRPr="004A100B">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Significante/período/dirección de ola dominante; 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ab/>
        <w:t>NOAA mantiene archivos de Hindcast</w:t>
      </w:r>
      <w:bookmarkStart w:id="25" w:name="_Ref245074755"/>
      <w:r w:rsidRPr="00BE351A">
        <w:rPr>
          <w:rStyle w:val="Refdenotaalpie"/>
          <w:rFonts w:asciiTheme="minorHAnsi" w:hAnsiTheme="minorHAnsi" w:cstheme="minorHAnsi"/>
          <w:color w:val="000000"/>
        </w:rPr>
        <w:footnoteReference w:id="3"/>
      </w:r>
      <w:bookmarkEnd w:id="25"/>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 xml:space="preserve">  </w:t>
      </w:r>
      <w:r w:rsidRPr="00BE351A">
        <w:rPr>
          <w:rFonts w:asciiTheme="minorHAnsi" w:hAnsiTheme="minorHAnsi" w:cstheme="minorHAnsi"/>
          <w:noProof/>
          <w:color w:val="000000"/>
          <w:lang w:val="es-ES"/>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4"/>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BE351A" w:rsidRDefault="008E6C10" w:rsidP="00BE351A">
      <w:pPr>
        <w:spacing w:after="200"/>
        <w:jc w:val="center"/>
        <w:rPr>
          <w:rStyle w:val="apple-style-span"/>
          <w:rFonts w:asciiTheme="minorHAnsi" w:hAnsiTheme="minorHAnsi" w:cstheme="minorHAnsi"/>
          <w:color w:val="000000"/>
        </w:rPr>
      </w:pPr>
      <w:r>
        <w:rPr>
          <w:rStyle w:val="apple-style-span"/>
          <w:rFonts w:asciiTheme="minorHAnsi" w:hAnsiTheme="minorHAnsi" w:cstheme="minorHAnsi"/>
          <w:color w:val="000000"/>
        </w:rPr>
        <w:t>Fig. 3.</w:t>
      </w:r>
      <w:r w:rsidR="00BE351A" w:rsidRPr="00BE351A">
        <w:rPr>
          <w:rStyle w:val="apple-style-span"/>
          <w:rFonts w:asciiTheme="minorHAnsi" w:hAnsiTheme="minorHAnsi" w:cstheme="minorHAnsi"/>
          <w:color w:val="000000"/>
        </w:rPr>
        <w:t>7</w:t>
      </w:r>
      <w:r>
        <w:rPr>
          <w:rStyle w:val="apple-style-span"/>
          <w:rFonts w:asciiTheme="minorHAnsi" w:hAnsiTheme="minorHAnsi" w:cstheme="minorHAnsi"/>
          <w:color w:val="000000"/>
        </w:rPr>
        <w:t>:</w:t>
      </w:r>
      <w:r w:rsidR="00BE351A" w:rsidRPr="00BE351A">
        <w:rPr>
          <w:rStyle w:val="apple-style-span"/>
          <w:rFonts w:asciiTheme="minorHAnsi" w:hAnsiTheme="minorHAnsi" w:cstheme="minorHAnsi"/>
          <w:color w:val="000000"/>
        </w:rPr>
        <w:t xml:space="preserve"> Puntos de la grilla global (1⁰ x 1. 25⁰) del sistema NOAA WAVEWATCH III 2.22 alrededor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w:t>
      </w:r>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26" w:name="_Toc257732596"/>
      <w:r w:rsidRPr="00C3458F">
        <w:rPr>
          <w:rStyle w:val="apple-style-span"/>
          <w:rFonts w:asciiTheme="minorHAnsi" w:hAnsiTheme="minorHAnsi" w:cstheme="minorHAnsi"/>
          <w:color w:val="000000"/>
          <w:sz w:val="24"/>
          <w:szCs w:val="24"/>
        </w:rPr>
        <w:t>3.4 Pre procesamiento</w:t>
      </w:r>
      <w:bookmarkEnd w:id="26"/>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lastRenderedPageBreak/>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27" w:name="_Toc257732597"/>
      <w:r w:rsidRPr="005D7687">
        <w:rPr>
          <w:rStyle w:val="apple-style-span"/>
          <w:rFonts w:asciiTheme="minorHAnsi" w:hAnsiTheme="minorHAnsi" w:cstheme="minorHAnsi"/>
          <w:color w:val="000000"/>
          <w:sz w:val="24"/>
          <w:szCs w:val="24"/>
        </w:rPr>
        <w:t>3.5 Modelos de instancias</w:t>
      </w:r>
      <w:bookmarkEnd w:id="27"/>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Como se mencionó en el capítulo 2,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A continuación se detallan las instancias y conjuntos de entrenamiento generados.</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1:</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en la playa. </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2:</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dos puntos, X1 y X2, del modelo WAVEWATCH III. Generalmente una playa está rodeada por más de un punto del modelo, por este motivo se diseño una instancia que contenga la información de los diferentes puntos que rodean una determinada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lastRenderedPageBreak/>
        <w:t>Instancia 3:</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un punto del modelo de WAVEWATCH III, pero con la información de ese punto de las últimas N lecturas. De esta manera se obtiene el último estado del mar, más la información de los últimos N-1 estados. Este modelo fue propuesto para experimentar si el clasificador mejoraba las predicciones, por el hecho de contar con información acerca de cómo es que el estado actual del mar fue desarrollándose los días anteriores.</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28" w:name="_Toc257732598"/>
      <w:r w:rsidRPr="005D7687">
        <w:rPr>
          <w:rStyle w:val="apple-style-span"/>
          <w:rFonts w:asciiTheme="minorHAnsi" w:hAnsiTheme="minorHAnsi" w:cstheme="minorHAnsi"/>
          <w:color w:val="000000"/>
          <w:sz w:val="24"/>
          <w:szCs w:val="24"/>
        </w:rPr>
        <w:t>3.6 Conjuntos de entrenamiento</w:t>
      </w:r>
      <w:bookmarkEnd w:id="28"/>
      <w:r w:rsidRPr="005D7687">
        <w:rPr>
          <w:rStyle w:val="apple-style-span"/>
          <w:rFonts w:asciiTheme="minorHAnsi" w:hAnsiTheme="minorHAnsi" w:cstheme="minorHAnsi"/>
          <w:color w:val="000000"/>
          <w:sz w:val="24"/>
          <w:szCs w:val="24"/>
        </w:rPr>
        <w:tab/>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Los datos disponibles para armar los conjuntos de entrenamiento pertenecían al periodo 1997-2004. Se probaron armar conjuntos de entrenamiento con las diferentes modelos de instancias y utilizando diferentes rangos de fechas (ver </w:t>
      </w:r>
      <w:r w:rsidR="005D7687">
        <w:rPr>
          <w:rStyle w:val="apple-style-span"/>
          <w:rFonts w:asciiTheme="minorHAnsi" w:hAnsiTheme="minorHAnsi" w:cstheme="minorHAnsi"/>
          <w:color w:val="000000"/>
        </w:rPr>
        <w:t>Tabla</w:t>
      </w:r>
      <w:r w:rsidRPr="00BE351A">
        <w:rPr>
          <w:rStyle w:val="apple-style-span"/>
          <w:rFonts w:asciiTheme="minorHAnsi" w:hAnsiTheme="minorHAnsi" w:cstheme="minorHAnsi"/>
          <w:color w:val="000000"/>
        </w:rPr>
        <w:t xml:space="preserve"> </w:t>
      </w:r>
      <w:r w:rsidR="005D7687">
        <w:rPr>
          <w:rStyle w:val="apple-style-span"/>
          <w:rFonts w:asciiTheme="minorHAnsi" w:hAnsiTheme="minorHAnsi" w:cstheme="minorHAnsi"/>
          <w:color w:val="000000"/>
        </w:rPr>
        <w:t>3.1</w:t>
      </w:r>
      <w:r w:rsidRPr="00BE351A">
        <w:rPr>
          <w:rStyle w:val="apple-style-span"/>
          <w:rFonts w:asciiTheme="minorHAnsi" w:hAnsiTheme="minorHAnsi" w:cstheme="minorHAnsi"/>
          <w:color w:val="000000"/>
        </w:rPr>
        <w:t xml:space="preserve">). Por ejemplo se armaron conjuntos de entrenamiento con información desde el año 1997 hasta el 2004. También se generaron conjuntos de entrenamiento, que abarcaban menos años, por ejemplo del 2002 al 2004. Inclusive se tuvo en cuenta los ciclos naturales de las olas de cada playa. Por ejemplo el North Shore posee dos épocas marcadas en cuanto a tamaño de olas. Así es que se generaron conjuntos de entrenamientos independientes para cada época de olas.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3"/>
        <w:gridCol w:w="1164"/>
        <w:gridCol w:w="990"/>
        <w:gridCol w:w="1427"/>
        <w:gridCol w:w="2548"/>
        <w:gridCol w:w="1143"/>
        <w:gridCol w:w="1289"/>
      </w:tblGrid>
      <w:tr w:rsidR="00BE351A" w:rsidRPr="00BE351A" w:rsidTr="008B4A52">
        <w:tc>
          <w:tcPr>
            <w:tcW w:w="493"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Id</w:t>
            </w:r>
          </w:p>
        </w:tc>
        <w:tc>
          <w:tcPr>
            <w:tcW w:w="1165"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Modelo instancia</w:t>
            </w:r>
          </w:p>
        </w:tc>
        <w:tc>
          <w:tcPr>
            <w:tcW w:w="990"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Numero</w:t>
            </w:r>
          </w:p>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lecturas</w:t>
            </w:r>
          </w:p>
        </w:tc>
        <w:tc>
          <w:tcPr>
            <w:tcW w:w="1429"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Puntos WWIII</w:t>
            </w:r>
          </w:p>
        </w:tc>
        <w:tc>
          <w:tcPr>
            <w:tcW w:w="2552"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Fecha</w:t>
            </w:r>
          </w:p>
        </w:tc>
        <w:tc>
          <w:tcPr>
            <w:tcW w:w="1134"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#Instancias</w:t>
            </w:r>
          </w:p>
        </w:tc>
        <w:tc>
          <w:tcPr>
            <w:tcW w:w="1291"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Playa</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750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8</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Noviembre - Marzo;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450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rPr>
          <w:trHeight w:val="141"/>
        </w:trPr>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9</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Abril – Octubre;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630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bl>
    <w:p w:rsidR="00BE351A" w:rsidRPr="00BE351A" w:rsidRDefault="005D7687" w:rsidP="00BE351A">
      <w:pPr>
        <w:spacing w:after="200"/>
        <w:jc w:val="center"/>
        <w:rPr>
          <w:rStyle w:val="apple-style-span"/>
          <w:rFonts w:asciiTheme="minorHAnsi" w:hAnsiTheme="minorHAnsi" w:cstheme="minorHAnsi"/>
          <w:color w:val="000000"/>
        </w:rPr>
      </w:pPr>
      <w:r>
        <w:rPr>
          <w:rStyle w:val="apple-style-span"/>
          <w:rFonts w:asciiTheme="minorHAnsi" w:hAnsiTheme="minorHAnsi" w:cstheme="minorHAnsi"/>
          <w:color w:val="000000"/>
        </w:rPr>
        <w:t>Tabla 3.1</w:t>
      </w:r>
      <w:r w:rsidR="00BE351A" w:rsidRPr="00BE351A">
        <w:rPr>
          <w:rStyle w:val="apple-style-span"/>
          <w:rFonts w:asciiTheme="minorHAnsi" w:hAnsiTheme="minorHAnsi" w:cstheme="minorHAnsi"/>
          <w:color w:val="000000"/>
        </w:rPr>
        <w:t xml:space="preserve"> – Conjuntos de entrenamiento generados para la playa North-Shore.</w:t>
      </w:r>
    </w:p>
    <w:p w:rsidR="008B0111" w:rsidRDefault="008B0111" w:rsidP="00F273F3">
      <w:pPr>
        <w:spacing w:after="200" w:line="276" w:lineRule="auto"/>
        <w:jc w:val="both"/>
        <w:rPr>
          <w:rFonts w:asciiTheme="minorHAnsi" w:eastAsiaTheme="minorEastAsia" w:hAnsiTheme="minorHAnsi" w:cstheme="minorBidi"/>
          <w:b/>
          <w:lang w:val="es-ES_tradnl" w:eastAsia="en-US"/>
        </w:rPr>
        <w:sectPr w:rsidR="008B0111" w:rsidSect="00724A76">
          <w:headerReference w:type="default" r:id="rId35"/>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29" w:name="_Toc257732599"/>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29"/>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30" w:name="_Toc257732600"/>
      <w:r w:rsidRPr="00F64A48">
        <w:rPr>
          <w:rFonts w:asciiTheme="minorHAnsi" w:hAnsiTheme="minorHAnsi" w:cstheme="minorHAnsi"/>
          <w:color w:val="auto"/>
          <w:sz w:val="24"/>
          <w:szCs w:val="24"/>
          <w:lang w:val="es-ES_tradnl"/>
        </w:rPr>
        <w:t>5.1 Descripción de la aplicación</w:t>
      </w:r>
      <w:bookmarkEnd w:id="3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31" w:name="_Toc257732601"/>
      <w:r w:rsidRPr="00F64A48">
        <w:rPr>
          <w:rFonts w:asciiTheme="minorHAnsi" w:hAnsiTheme="minorHAnsi" w:cstheme="minorHAnsi"/>
          <w:sz w:val="22"/>
          <w:szCs w:val="22"/>
          <w:lang w:val="es-ES_tradnl"/>
        </w:rPr>
        <w:t>5.1.1 Que diferencia a Surf-Forecaster de los demás sistemas de pronósticos ya existentes?</w:t>
      </w:r>
      <w:bookmarkEnd w:id="3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32" w:name="_Toc257732602"/>
      <w:r w:rsidRPr="00F64A48">
        <w:rPr>
          <w:rFonts w:asciiTheme="minorHAnsi" w:hAnsiTheme="minorHAnsi" w:cstheme="minorHAnsi"/>
          <w:sz w:val="22"/>
          <w:szCs w:val="22"/>
          <w:lang w:val="es-ES_tradnl"/>
        </w:rPr>
        <w:t>5.1.2 Como logra pronosticar Surf-Forecaster?</w:t>
      </w:r>
      <w:bookmarkEnd w:id="32"/>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o </w:t>
      </w:r>
      <w:r w:rsidRPr="00C02ACA">
        <w:rPr>
          <w:rFonts w:asciiTheme="minorHAnsi" w:hAnsiTheme="minorHAnsi" w:cstheme="minorHAnsi"/>
          <w:b/>
          <w:lang w:val="es-ES_tradnl"/>
        </w:rPr>
        <w:t>WW3</w:t>
      </w:r>
      <w:r w:rsidRPr="00C02ACA">
        <w:rPr>
          <w:rFonts w:asciiTheme="minorHAnsi" w:hAnsiTheme="minorHAnsi" w:cstheme="minorHAnsi"/>
          <w:lang w:val="es-ES_tradnl"/>
        </w:rPr>
        <w:t>,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WW3 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33" w:name="_Toc257732603"/>
      <w:r w:rsidRPr="00F64A48">
        <w:rPr>
          <w:rFonts w:asciiTheme="minorHAnsi" w:hAnsiTheme="minorHAnsi" w:cstheme="minorHAnsi"/>
          <w:color w:val="auto"/>
          <w:sz w:val="24"/>
          <w:szCs w:val="24"/>
          <w:lang w:val="es-ES_tradnl"/>
        </w:rPr>
        <w:t>5.2 Tipos de usuario</w:t>
      </w:r>
      <w:bookmarkEnd w:id="33"/>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34" w:name="_Toc257732604"/>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3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35" w:name="_Toc257732605"/>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3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36" w:name="_Toc257732606"/>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3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37" w:name="_Toc257732607"/>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37"/>
    </w:p>
    <w:p w:rsidR="00C02ACA" w:rsidRPr="002A0C68" w:rsidRDefault="002A0C68" w:rsidP="002A0C68">
      <w:pPr>
        <w:pStyle w:val="Ttulo3"/>
        <w:rPr>
          <w:rFonts w:asciiTheme="minorHAnsi" w:hAnsiTheme="minorHAnsi" w:cstheme="minorHAnsi"/>
          <w:sz w:val="22"/>
          <w:szCs w:val="22"/>
          <w:lang w:val="es-ES_tradnl"/>
        </w:rPr>
      </w:pPr>
      <w:bookmarkStart w:id="38" w:name="_Toc257732608"/>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3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612130" cy="796536"/>
                    </a:xfrm>
                    <a:prstGeom prst="rect">
                      <a:avLst/>
                    </a:prstGeom>
                    <a:noFill/>
                    <a:ln w="9525">
                      <a:noFill/>
                      <a:miter lim="800000"/>
                      <a:headEnd/>
                      <a:tailEnd/>
                    </a:ln>
                  </pic:spPr>
                </pic:pic>
              </a:graphicData>
            </a:graphic>
          </wp:inline>
        </w:drawing>
      </w:r>
      <w:r w:rsidRPr="00C02ACA">
        <w:rPr>
          <w:rFonts w:asciiTheme="minorHAnsi" w:hAnsiTheme="minorHAnsi" w:cstheme="minorHAnsi"/>
          <w:lang w:val="es-ES_tradnl"/>
        </w:rPr>
        <w:t>Fig. 5.1: Panel de localización de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612130" cy="567114"/>
                    </a:xfrm>
                    <a:prstGeom prst="rect">
                      <a:avLst/>
                    </a:prstGeom>
                    <a:noFill/>
                    <a:ln w="9525">
                      <a:noFill/>
                      <a:miter lim="800000"/>
                      <a:headEnd/>
                      <a:tailEnd/>
                    </a:ln>
                  </pic:spPr>
                </pic:pic>
              </a:graphicData>
            </a:graphic>
          </wp:inline>
        </w:drawing>
      </w:r>
      <w:r w:rsidRPr="00C02ACA">
        <w:rPr>
          <w:rFonts w:asciiTheme="minorHAnsi" w:hAnsiTheme="minorHAnsi" w:cstheme="minorHAnsi"/>
          <w:lang w:val="es-ES_tradnl"/>
        </w:rPr>
        <w:t>Fig. 5.2: Información de ola seleccionada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WW3)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WW3)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lang w:val="es-ES_tradnl"/>
        </w:rPr>
        <w:t>Fig. 5.3: Condiciones actuales de la ola seleccionada.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lang w:val="es-ES_tradnl"/>
        </w:rPr>
        <w:t>Fig. 5.4: Condiciones a partir de las próximas 3 horas de la ola seleccionada.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612130" cy="3191337"/>
                    </a:xfrm>
                    <a:prstGeom prst="rect">
                      <a:avLst/>
                    </a:prstGeom>
                    <a:noFill/>
                    <a:ln w="9525">
                      <a:noFill/>
                      <a:miter lim="800000"/>
                      <a:headEnd/>
                      <a:tailEnd/>
                    </a:ln>
                  </pic:spPr>
                </pic:pic>
              </a:graphicData>
            </a:graphic>
          </wp:inline>
        </w:drawing>
      </w:r>
      <w:r w:rsidRPr="00C02ACA">
        <w:rPr>
          <w:rFonts w:asciiTheme="minorHAnsi" w:hAnsiTheme="minorHAnsi" w:cstheme="minorHAnsi"/>
          <w:lang w:val="es-ES_tradnl"/>
        </w:rPr>
        <w:t>Fig.</w:t>
      </w:r>
      <w:r w:rsidR="00F17D8B">
        <w:rPr>
          <w:rFonts w:asciiTheme="minorHAnsi" w:hAnsiTheme="minorHAnsi" w:cstheme="minorHAnsi"/>
          <w:lang w:val="es-ES_tradnl"/>
        </w:rPr>
        <w:t xml:space="preserve"> 5.5:</w:t>
      </w:r>
      <w:r w:rsidRPr="00C02ACA">
        <w:rPr>
          <w:rFonts w:asciiTheme="minorHAnsi" w:hAnsiTheme="minorHAnsi" w:cstheme="minorHAnsi"/>
          <w:lang w:val="es-ES_tradnl"/>
        </w:rPr>
        <w:t xml:space="preserve"> Fragmento de tabla de pronósticos detallados para la ola Pipeline en Oahu – Hawái.</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Como se puede ver en la figura 5.5 (fragmento de tabla) cada una de las columnas de la tabla corresponde a cada uno de los 60 pronósticos que WW3 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rFonts w:asciiTheme="minorHAnsi" w:hAnsiTheme="minorHAnsi" w:cstheme="minorHAnsi"/>
          <w:noProof/>
          <w:lang w:val="es-ES_tradnl"/>
        </w:rPr>
        <w:t xml:space="preserve"> </w:t>
      </w:r>
      <w:r w:rsidR="00F17D8B">
        <w:rPr>
          <w:rFonts w:asciiTheme="minorHAnsi" w:hAnsiTheme="minorHAnsi" w:cstheme="minorHAnsi"/>
          <w:lang w:val="es-ES_tradnl"/>
        </w:rPr>
        <w:t>Fig. 5.6:</w:t>
      </w:r>
      <w:r w:rsidRPr="00C02ACA">
        <w:rPr>
          <w:rFonts w:asciiTheme="minorHAnsi" w:hAnsiTheme="minorHAnsi" w:cstheme="minorHAnsi"/>
          <w:lang w:val="es-ES_tradnl"/>
        </w:rPr>
        <w:t xml:space="preserve"> Fragmento de tabla de pronósticos detallados minimizada.</w:t>
      </w:r>
    </w:p>
    <w:p w:rsidR="00C02ACA" w:rsidRPr="00206A47" w:rsidRDefault="00C02ACA" w:rsidP="00206A47">
      <w:pPr>
        <w:pStyle w:val="Ttulo3"/>
        <w:rPr>
          <w:rFonts w:asciiTheme="minorHAnsi" w:hAnsiTheme="minorHAnsi" w:cstheme="minorHAnsi"/>
          <w:sz w:val="22"/>
          <w:szCs w:val="22"/>
          <w:lang w:val="es-ES_tradnl"/>
        </w:rPr>
      </w:pPr>
      <w:bookmarkStart w:id="39" w:name="_Toc257732609"/>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3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589905" cy="4826635"/>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5.7:</w:t>
      </w:r>
      <w:r w:rsidRPr="00C02ACA">
        <w:rPr>
          <w:rFonts w:asciiTheme="minorHAnsi" w:hAnsiTheme="minorHAnsi" w:cstheme="minorHAnsi"/>
          <w:lang w:val="es-ES_tradnl"/>
        </w:rPr>
        <w:t xml:space="preserve"> Vista de pantalla de generación de comparaciones – Usuario no registrado.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C02ACA">
      <w:pPr>
        <w:pStyle w:val="Prrafodelista"/>
        <w:spacing w:after="200"/>
        <w:jc w:val="center"/>
        <w:rPr>
          <w:rFonts w:asciiTheme="minorHAnsi" w:hAnsiTheme="minorHAnsi" w:cstheme="minorHAnsi"/>
          <w:lang w:val="es-ES_tradnl"/>
        </w:rPr>
      </w:pPr>
      <w:r>
        <w:rPr>
          <w:rFonts w:asciiTheme="minorHAnsi" w:hAnsiTheme="minorHAnsi" w:cstheme="minorHAnsi"/>
          <w:lang w:val="es-ES_tradnl"/>
        </w:rPr>
        <w:t>Fig. 5.8:</w:t>
      </w:r>
      <w:r w:rsidR="00C02ACA" w:rsidRPr="00C02ACA">
        <w:rPr>
          <w:rFonts w:asciiTheme="minorHAnsi" w:hAnsiTheme="minorHAnsi" w:cstheme="minorHAnsi"/>
          <w:lang w:val="es-ES_tradnl"/>
        </w:rPr>
        <w:t xml:space="preserve"> Menú de localización de olas en pantalla de generación de comparaciones</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lastRenderedPageBreak/>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563870" cy="5762625"/>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5.9:</w:t>
      </w:r>
      <w:r w:rsidRPr="00C02ACA">
        <w:rPr>
          <w:rFonts w:asciiTheme="minorHAnsi" w:hAnsiTheme="minorHAnsi" w:cstheme="minorHAnsi"/>
          <w:lang w:val="es-ES_tradnl"/>
        </w:rPr>
        <w:t xml:space="preserve"> de pantalla de generación de comparaciones – Usuario registrado u Administrador.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A diferencia de la pantalla de generación de comparaciones para un usuario anónimo (Fig. 5.7), en esta pantalla el usuario registrado dispone de las herramientas necesarias para crear, editar, guardar y </w:t>
      </w:r>
      <w:r w:rsidRPr="00C02ACA">
        <w:rPr>
          <w:rFonts w:asciiTheme="minorHAnsi" w:hAnsiTheme="minorHAnsi" w:cstheme="minorHAnsi"/>
          <w:lang w:val="es-ES_tradnl"/>
        </w:rPr>
        <w:lastRenderedPageBreak/>
        <w:t>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612130" cy="1393373"/>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5.10:</w:t>
      </w:r>
      <w:r w:rsidRPr="00C02ACA">
        <w:rPr>
          <w:rFonts w:asciiTheme="minorHAnsi" w:hAnsiTheme="minorHAnsi" w:cstheme="minorHAnsi"/>
          <w:lang w:val="es-ES_tradnl"/>
        </w:rPr>
        <w:t xml:space="preserve"> Guardar comparación.</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C02ACA">
      <w:pPr>
        <w:pStyle w:val="Prrafodelista"/>
        <w:spacing w:after="200"/>
        <w:jc w:val="center"/>
        <w:rPr>
          <w:rFonts w:asciiTheme="minorHAnsi" w:hAnsiTheme="minorHAnsi" w:cstheme="minorHAnsi"/>
          <w:lang w:val="es-ES_tradnl"/>
        </w:rPr>
      </w:pPr>
      <w:r>
        <w:rPr>
          <w:rFonts w:asciiTheme="minorHAnsi" w:hAnsiTheme="minorHAnsi" w:cstheme="minorHAnsi"/>
          <w:lang w:val="es-ES_tradnl"/>
        </w:rPr>
        <w:t>Fig. 5.11:</w:t>
      </w:r>
      <w:r w:rsidR="00C02ACA" w:rsidRPr="00C02ACA">
        <w:rPr>
          <w:rFonts w:asciiTheme="minorHAnsi" w:hAnsiTheme="minorHAnsi" w:cstheme="minorHAnsi"/>
          <w:lang w:val="es-ES_tradnl"/>
        </w:rPr>
        <w:t xml:space="preserve"> Mensaje de confirmación para sobrescribir una comparación.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C02ACA">
      <w:pPr>
        <w:spacing w:after="200"/>
        <w:jc w:val="center"/>
        <w:rPr>
          <w:rFonts w:asciiTheme="minorHAnsi" w:hAnsiTheme="minorHAnsi" w:cstheme="minorHAnsi"/>
          <w:lang w:val="es-ES_tradnl"/>
        </w:rPr>
      </w:pPr>
      <w:r>
        <w:rPr>
          <w:rFonts w:asciiTheme="minorHAnsi" w:hAnsiTheme="minorHAnsi" w:cstheme="minorHAnsi"/>
          <w:lang w:val="es-ES_tradnl"/>
        </w:rPr>
        <w:t>Fig. 5.12:</w:t>
      </w:r>
      <w:r w:rsidR="00C02ACA" w:rsidRPr="00C02ACA">
        <w:rPr>
          <w:rFonts w:asciiTheme="minorHAnsi" w:hAnsiTheme="minorHAnsi" w:cstheme="minorHAnsi"/>
          <w:lang w:val="es-ES_tradnl"/>
        </w:rPr>
        <w:t xml:space="preserve"> Mensaje de confirmación para eliminar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C02ACA">
      <w:pPr>
        <w:spacing w:after="200"/>
        <w:ind w:left="36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612130" cy="822857"/>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5.13:</w:t>
      </w:r>
      <w:r w:rsidRPr="00C02ACA">
        <w:rPr>
          <w:rFonts w:asciiTheme="minorHAnsi" w:hAnsiTheme="minorHAnsi" w:cstheme="minorHAnsi"/>
          <w:lang w:val="es-ES_tradnl"/>
        </w:rPr>
        <w:t xml:space="preserve"> Selección del pronosticador deseado para cada ola.</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C02ACA">
      <w:pPr>
        <w:pStyle w:val="Prrafodelista"/>
        <w:spacing w:after="200"/>
        <w:jc w:val="center"/>
        <w:rPr>
          <w:rFonts w:asciiTheme="minorHAnsi" w:hAnsiTheme="minorHAnsi" w:cstheme="minorHAnsi"/>
          <w:lang w:val="es-ES_tradnl"/>
        </w:rPr>
      </w:pPr>
      <w:r>
        <w:rPr>
          <w:rFonts w:asciiTheme="minorHAnsi" w:hAnsiTheme="minorHAnsi" w:cstheme="minorHAnsi"/>
          <w:lang w:val="es-ES_tradnl"/>
        </w:rPr>
        <w:t>Fig. 5.14:</w:t>
      </w:r>
      <w:r w:rsidR="00C02ACA" w:rsidRPr="00C02ACA">
        <w:rPr>
          <w:rFonts w:asciiTheme="minorHAnsi" w:hAnsiTheme="minorHAnsi" w:cstheme="minorHAnsi"/>
          <w:lang w:val="es-ES_tradnl"/>
        </w:rPr>
        <w:t xml:space="preserve"> Altura de las olas en las próximas horas.</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C02ACA">
      <w:pPr>
        <w:spacing w:after="200"/>
        <w:ind w:left="36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5832758" cy="2353805"/>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5.15:</w:t>
      </w:r>
      <w:r w:rsidRPr="00C02ACA">
        <w:rPr>
          <w:rFonts w:asciiTheme="minorHAnsi" w:hAnsiTheme="minorHAnsi" w:cstheme="minorHAnsi"/>
          <w:lang w:val="es-ES_tradnl"/>
        </w:rPr>
        <w:t xml:space="preserve"> Captura de animación con la altura de cada ola a lo largo de las 180hs de pronóstico. Vista de un gráfico de barras.</w:t>
      </w:r>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C02ACA">
      <w:pPr>
        <w:spacing w:after="200"/>
        <w:ind w:left="36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 xml:space="preserve"> Fig. 5.16:</w:t>
      </w:r>
      <w:r w:rsidRPr="00C02ACA">
        <w:rPr>
          <w:rFonts w:asciiTheme="minorHAnsi" w:hAnsiTheme="minorHAnsi" w:cstheme="minorHAnsi"/>
          <w:lang w:val="es-ES_tradnl"/>
        </w:rPr>
        <w:t xml:space="preserve"> Gráfico con la altura de cada ola a lo largo de las 180hs de pronóstico. Vista de un gráfico de líneas.</w:t>
      </w:r>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C02ACA">
      <w:pPr>
        <w:spacing w:after="200"/>
        <w:ind w:left="36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5612130" cy="2904287"/>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Fig. 5.17:</w:t>
      </w:r>
      <w:r w:rsidRPr="00C02ACA">
        <w:rPr>
          <w:rFonts w:asciiTheme="minorHAnsi" w:hAnsiTheme="minorHAnsi" w:cstheme="minorHAnsi"/>
          <w:lang w:val="es-ES_tradnl"/>
        </w:rPr>
        <w:t xml:space="preserve"> Fragmento de tabla de pronósticos detallado en sección de comparaciones.</w:t>
      </w:r>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40" w:name="_Toc257732610"/>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4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612130" cy="2906578"/>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Fig. 5.18:</w:t>
      </w:r>
      <w:r w:rsidRPr="00C02ACA">
        <w:rPr>
          <w:rFonts w:asciiTheme="minorHAnsi" w:hAnsiTheme="minorHAnsi" w:cstheme="minorHAnsi"/>
          <w:lang w:val="es-ES_tradnl"/>
        </w:rPr>
        <w:t xml:space="preserve"> Nueva ola, información básica</w:t>
      </w:r>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612130" cy="3899712"/>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Fig. 5.19:</w:t>
      </w:r>
      <w:r w:rsidRPr="00C02ACA">
        <w:rPr>
          <w:rFonts w:asciiTheme="minorHAnsi" w:hAnsiTheme="minorHAnsi" w:cstheme="minorHAnsi"/>
          <w:lang w:val="es-ES_tradnl"/>
        </w:rPr>
        <w:t xml:space="preserve"> Nueva ola, ubicarla en el mapa.</w:t>
      </w:r>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 xml:space="preserve"> Fig. 5.20:</w:t>
      </w:r>
      <w:r w:rsidRPr="00C02ACA">
        <w:rPr>
          <w:rFonts w:asciiTheme="minorHAnsi" w:hAnsiTheme="minorHAnsi" w:cstheme="minorHAnsi"/>
          <w:lang w:val="es-ES_tradnl"/>
        </w:rPr>
        <w:t xml:space="preserve"> Nueva ola, ya ubicada en el mapa.</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C02ACA">
      <w:pPr>
        <w:spacing w:after="200"/>
        <w:ind w:left="720"/>
        <w:jc w:val="center"/>
        <w:rPr>
          <w:rFonts w:asciiTheme="minorHAnsi" w:hAnsiTheme="minorHAnsi" w:cstheme="minorHAnsi"/>
          <w:lang w:val="es-ES_tradnl"/>
        </w:rPr>
      </w:pPr>
      <w:r>
        <w:rPr>
          <w:rFonts w:asciiTheme="minorHAnsi" w:hAnsiTheme="minorHAnsi" w:cstheme="minorHAnsi"/>
          <w:lang w:val="es-ES_tradnl"/>
        </w:rPr>
        <w:t>Fig. 5.21:</w:t>
      </w:r>
      <w:r w:rsidR="00C02ACA" w:rsidRPr="00C02ACA">
        <w:rPr>
          <w:rFonts w:asciiTheme="minorHAnsi" w:hAnsiTheme="minorHAnsi" w:cstheme="minorHAnsi"/>
          <w:lang w:val="es-ES_tradnl"/>
        </w:rPr>
        <w:t xml:space="preserve"> Nueva ola, entrenar un pronosticador</w:t>
      </w:r>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C02ACA">
      <w:pPr>
        <w:spacing w:after="200"/>
        <w:ind w:left="720" w:firstLine="720"/>
        <w:jc w:val="center"/>
        <w:rPr>
          <w:rFonts w:asciiTheme="minorHAnsi" w:hAnsiTheme="minorHAnsi" w:cstheme="minorHAnsi"/>
          <w:lang w:val="es-ES_tradnl"/>
        </w:rPr>
      </w:pPr>
      <w:r>
        <w:rPr>
          <w:rFonts w:asciiTheme="minorHAnsi" w:hAnsiTheme="minorHAnsi" w:cstheme="minorHAnsi"/>
          <w:lang w:val="es-ES_tradnl"/>
        </w:rPr>
        <w:t>Fig. 5.22:</w:t>
      </w:r>
      <w:r w:rsidR="00C02ACA" w:rsidRPr="00C02ACA">
        <w:rPr>
          <w:rFonts w:asciiTheme="minorHAnsi" w:hAnsiTheme="minorHAnsi" w:cstheme="minorHAnsi"/>
          <w:lang w:val="es-ES_tradnl"/>
        </w:rPr>
        <w:t xml:space="preserve"> Nueva ola, formato del archive de observaciones visuales.</w:t>
      </w:r>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41" w:name="_Toc257732611"/>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4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rFonts w:asciiTheme="minorHAnsi" w:hAnsiTheme="minorHAnsi" w:cstheme="minorHAnsi"/>
          <w:noProof/>
          <w:lang w:val="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5612130" cy="1539509"/>
                    </a:xfrm>
                    <a:prstGeom prst="rect">
                      <a:avLst/>
                    </a:prstGeom>
                    <a:noFill/>
                    <a:ln w="9525">
                      <a:noFill/>
                      <a:miter lim="800000"/>
                      <a:headEnd/>
                      <a:tailEnd/>
                    </a:ln>
                  </pic:spPr>
                </pic:pic>
              </a:graphicData>
            </a:graphic>
          </wp:inline>
        </w:drawing>
      </w:r>
      <w:r w:rsidR="001E3305">
        <w:rPr>
          <w:rFonts w:asciiTheme="minorHAnsi" w:hAnsiTheme="minorHAnsi" w:cstheme="minorHAnsi"/>
          <w:lang w:val="es-ES_tradnl"/>
        </w:rPr>
        <w:t>Fig. 5.23:</w:t>
      </w:r>
      <w:r w:rsidRPr="00C02ACA">
        <w:rPr>
          <w:rFonts w:asciiTheme="minorHAnsi" w:hAnsiTheme="minorHAnsi" w:cstheme="minorHAnsi"/>
          <w:lang w:val="es-ES_tradnl"/>
        </w:rPr>
        <w:t xml:space="preserve"> Mis olas, tabla de olas pertenecientes al usuario actualmente logueado.</w:t>
      </w:r>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318135" cy="306705"/>
                    </a:xfrm>
                    <a:prstGeom prst="rect">
                      <a:avLst/>
                    </a:prstGeom>
                    <a:noFill/>
                    <a:ln w="9525">
                      <a:noFill/>
                      <a:miter lim="800000"/>
                      <a:headEnd/>
                      <a:tailEnd/>
                    </a:ln>
                  </pic:spPr>
                </pic:pic>
              </a:graphicData>
            </a:graphic>
          </wp:anchor>
        </w:drawing>
      </w:r>
      <w:r w:rsidR="001E3305">
        <w:rPr>
          <w:rFonts w:asciiTheme="minorHAnsi" w:hAnsiTheme="minorHAnsi" w:cstheme="minorHAnsi"/>
          <w:lang w:val="es-ES_tradnl"/>
        </w:rPr>
        <w:t>Fig. 5.24:</w:t>
      </w:r>
      <w:r w:rsidRPr="00C02ACA">
        <w:rPr>
          <w:rFonts w:asciiTheme="minorHAnsi" w:hAnsiTheme="minorHAnsi" w:cstheme="minorHAnsi"/>
          <w:lang w:val="es-ES_tradnl"/>
        </w:rPr>
        <w:t xml:space="preserve"> Confirmación de eliminación de la ola seleccionada.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C02ACA">
      <w:pPr>
        <w:spacing w:after="200"/>
        <w:jc w:val="center"/>
        <w:rPr>
          <w:rFonts w:asciiTheme="minorHAnsi" w:hAnsiTheme="minorHAnsi" w:cstheme="minorHAnsi"/>
          <w:lang w:val="es-ES_tradnl"/>
        </w:rPr>
      </w:pPr>
      <w:r>
        <w:rPr>
          <w:rFonts w:asciiTheme="minorHAnsi" w:hAnsiTheme="minorHAnsi" w:cstheme="minorHAnsi"/>
          <w:lang w:val="es-ES_tradnl"/>
        </w:rPr>
        <w:t>Fig. 5.25:</w:t>
      </w:r>
      <w:r w:rsidR="00C02ACA" w:rsidRPr="00C02ACA">
        <w:rPr>
          <w:rFonts w:asciiTheme="minorHAnsi" w:hAnsiTheme="minorHAnsi" w:cstheme="minorHAnsi"/>
          <w:lang w:val="es-ES_tradnl"/>
        </w:rPr>
        <w:t xml:space="preserve"> Mis olas – Edición de ola, pronosticador especializado.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WW3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65"/>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42" w:name="_Toc257732612"/>
      <w:r w:rsidRPr="0012362B">
        <w:rPr>
          <w:rFonts w:asciiTheme="minorHAnsi" w:hAnsiTheme="minorHAnsi" w:cstheme="minorHAnsi"/>
          <w:color w:val="auto"/>
          <w:sz w:val="40"/>
          <w:szCs w:val="40"/>
        </w:rPr>
        <w:lastRenderedPageBreak/>
        <w:t>Capítulo 6 - Conclusiones</w:t>
      </w:r>
      <w:bookmarkEnd w:id="42"/>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43" w:name="_Toc257732613"/>
      <w:r w:rsidRPr="0012362B">
        <w:rPr>
          <w:rFonts w:asciiTheme="minorHAnsi" w:hAnsiTheme="minorHAnsi" w:cstheme="minorHAnsi"/>
          <w:color w:val="auto"/>
          <w:sz w:val="24"/>
          <w:szCs w:val="24"/>
          <w:lang w:val="es-ES_tradnl" w:eastAsia="en-US"/>
        </w:rPr>
        <w:t>6.1 Resumen</w:t>
      </w:r>
      <w:bookmarkEnd w:id="43"/>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44" w:name="_Toc257732614"/>
      <w:r w:rsidRPr="0012362B">
        <w:rPr>
          <w:rFonts w:asciiTheme="minorHAnsi" w:hAnsiTheme="minorHAnsi" w:cstheme="minorHAnsi"/>
          <w:color w:val="auto"/>
          <w:sz w:val="24"/>
          <w:szCs w:val="24"/>
          <w:lang w:val="es-ES_tradnl" w:eastAsia="en-US"/>
        </w:rPr>
        <w:t>6.2 Conclusiones del trabajo</w:t>
      </w:r>
      <w:bookmarkEnd w:id="44"/>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Finalmente para evaluar el sistema desarrollado utilizamos información de diferentes playas ubicadas alrededor de la isla de Oahu en Hawái, más específicamente en las playas Sunset, Diamond Head, Makapu,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playas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45" w:name="_Toc257732615"/>
      <w:r w:rsidRPr="0012362B">
        <w:rPr>
          <w:rFonts w:asciiTheme="minorHAnsi" w:hAnsiTheme="minorHAnsi" w:cstheme="minorHAnsi"/>
          <w:color w:val="auto"/>
          <w:sz w:val="24"/>
          <w:szCs w:val="24"/>
          <w:lang w:val="es-ES_tradnl" w:eastAsia="en-US"/>
        </w:rPr>
        <w:t>6.3 Ventajas del enfoque</w:t>
      </w:r>
      <w:bookmarkEnd w:id="45"/>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46" w:name="_Toc257732616"/>
      <w:r w:rsidRPr="0012362B">
        <w:rPr>
          <w:rFonts w:asciiTheme="minorHAnsi" w:hAnsiTheme="minorHAnsi" w:cstheme="minorHAnsi"/>
          <w:color w:val="auto"/>
          <w:sz w:val="24"/>
          <w:szCs w:val="24"/>
          <w:lang w:val="es-ES_tradnl" w:eastAsia="en-US"/>
        </w:rPr>
        <w:t>6.4 Limitaciones</w:t>
      </w:r>
      <w:bookmarkEnd w:id="46"/>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66"/>
          <w:pgSz w:w="12240" w:h="15840"/>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47" w:name="_Toc257732617"/>
      <w:r w:rsidRPr="004A0B9E">
        <w:rPr>
          <w:rFonts w:asciiTheme="minorHAnsi" w:eastAsiaTheme="minorEastAsia" w:hAnsiTheme="minorHAnsi" w:cstheme="minorBidi"/>
          <w:color w:val="auto"/>
          <w:sz w:val="40"/>
          <w:szCs w:val="40"/>
          <w:lang w:val="es-ES_tradnl" w:eastAsia="en-US"/>
        </w:rPr>
        <w:lastRenderedPageBreak/>
        <w:t>Referencias</w:t>
      </w:r>
      <w:bookmarkEnd w:id="47"/>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Witten, I. H., Frank, E.: </w:t>
      </w:r>
      <w:r w:rsidR="0088617C" w:rsidRPr="004A0B9E">
        <w:rPr>
          <w:rFonts w:asciiTheme="minorHAnsi" w:eastAsiaTheme="minorEastAsia" w:hAnsiTheme="minorHAnsi" w:cstheme="minorBidi"/>
          <w:lang w:val="es-ES_tradnl" w:eastAsia="en-US"/>
        </w:rPr>
        <w:t>Data Mining: Practical Machine Learning Tools and Techniques, Second Edition.</w:t>
      </w:r>
      <w:r w:rsidRPr="004A0B9E">
        <w:rPr>
          <w:rFonts w:asciiTheme="minorHAnsi" w:eastAsiaTheme="minorEastAsia" w:hAnsiTheme="minorHAnsi" w:cstheme="minorBidi"/>
          <w:lang w:val="es-ES_tradnl" w:eastAsia="en-US"/>
        </w:rPr>
        <w:t xml:space="preserve"> 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Specht, D.</w:t>
      </w:r>
      <w:r w:rsidR="00D047A8"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 xml:space="preserve">F.: A General Regression Neural Network. IEEE Transactions on </w:t>
      </w:r>
      <w:r w:rsidR="00D047A8" w:rsidRPr="004A0B9E">
        <w:rPr>
          <w:rFonts w:asciiTheme="minorHAnsi" w:eastAsiaTheme="minorEastAsia" w:hAnsiTheme="minorHAnsi" w:cstheme="minorBidi"/>
          <w:lang w:val="es-ES_tradnl" w:eastAsia="en-US"/>
        </w:rPr>
        <w:t>Neural Networks</w:t>
      </w:r>
      <w:r w:rsidR="00217B76" w:rsidRPr="004A0B9E">
        <w:rPr>
          <w:rFonts w:asciiTheme="minorHAnsi" w:eastAsiaTheme="minorEastAsia" w:hAnsiTheme="minorHAnsi" w:cstheme="minorBidi"/>
          <w:lang w:val="es-ES_tradnl"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Breiman, L., J. H. Friedman, R. A. Olshen, and C. J. Stone.. Classification and regression</w:t>
      </w:r>
      <w:r w:rsidR="00217B76"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trees. Monterey, Calif</w:t>
      </w:r>
      <w:r w:rsidR="00217B76" w:rsidRPr="004A0B9E">
        <w:rPr>
          <w:rFonts w:asciiTheme="minorHAnsi" w:eastAsiaTheme="minorEastAsia" w:hAnsiTheme="minorHAnsi" w:cstheme="minorBidi"/>
          <w:lang w:val="es-ES_tradnl" w:eastAsia="en-US"/>
        </w:rPr>
        <w:t>ornia</w:t>
      </w:r>
      <w:r w:rsidRPr="004A0B9E">
        <w:rPr>
          <w:rFonts w:asciiTheme="minorHAnsi" w:eastAsiaTheme="minorEastAsia" w:hAnsiTheme="minorHAnsi" w:cstheme="minorBidi"/>
          <w:lang w:val="es-ES_tradnl" w:eastAsia="en-US"/>
        </w:rPr>
        <w:t>, U.S.A.: Wadsworth, Inc.</w:t>
      </w:r>
      <w:r w:rsidR="00217B76" w:rsidRPr="004A0B9E">
        <w:rPr>
          <w:rFonts w:asciiTheme="minorHAnsi" w:eastAsiaTheme="minorEastAsia" w:hAnsiTheme="minorHAnsi" w:cstheme="minorBidi"/>
          <w:lang w:val="es-ES_tradnl"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Browne, M. Strauss, D. Castelle, B. Blumenstein, M. Tomlinson, R. Lane, C.: </w:t>
      </w:r>
      <w:r w:rsidR="0088617C" w:rsidRPr="004A0B9E">
        <w:rPr>
          <w:rFonts w:asciiTheme="minorHAnsi" w:eastAsiaTheme="minorEastAsia" w:hAnsiTheme="minorHAnsi" w:cstheme="minorBidi"/>
          <w:lang w:val="es-ES_tradnl" w:eastAsia="en-US"/>
        </w:rPr>
        <w:t>Empirical Estimation of Nearshore Waves From a Global Deep-Water Wave Model</w:t>
      </w:r>
      <w:r w:rsidRPr="004A0B9E">
        <w:rPr>
          <w:rFonts w:asciiTheme="minorHAnsi" w:eastAsiaTheme="minorEastAsia" w:hAnsiTheme="minorHAnsi" w:cstheme="minorBidi"/>
          <w:lang w:val="es-ES_tradnl" w:eastAsia="en-US"/>
        </w:rPr>
        <w:t>.</w:t>
      </w:r>
      <w:r w:rsidR="009F10C6" w:rsidRPr="004A0B9E">
        <w:rPr>
          <w:rFonts w:asciiTheme="minorHAnsi" w:eastAsiaTheme="minorEastAsia" w:hAnsiTheme="minorHAnsi" w:cstheme="minorBidi"/>
          <w:lang w:val="es-ES_tradnl"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67" w:tgtFrame="new" w:history="1">
        <w:r w:rsidRPr="004A0B9E">
          <w:rPr>
            <w:rFonts w:asciiTheme="minorHAnsi" w:eastAsiaTheme="minorEastAsia" w:hAnsiTheme="minorHAnsi" w:cstheme="minorBidi"/>
            <w:lang w:val="es-ES_tradnl"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Deo M.C., Sridhar Naidu C. Real time wave forecasting using neural networks. </w:t>
      </w:r>
      <w:hyperlink r:id="rId68"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69"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Makarynskyy O. Improving wave predictions with artificial neu</w:t>
      </w:r>
      <w:r w:rsidR="005F42DD" w:rsidRPr="004A0B9E">
        <w:rPr>
          <w:rFonts w:asciiTheme="minorHAnsi" w:eastAsiaTheme="minorEastAsia" w:hAnsiTheme="minorHAnsi" w:cstheme="minorBidi"/>
          <w:lang w:val="es-ES_tradnl" w:eastAsia="en-US"/>
        </w:rPr>
        <w:t>ral networks. 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A.Baranauskas, C.Monard. Reviewing Some Machine Learning Concepts and Methods. 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Bishop, C. Neural Networks for Pattern Recognition. 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Booij, N., R. C. Ris, and L. H. Holthuijsen, A third-generation wave model for coastal regions 1. 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E. Boser, I. M. Guyon, and V. N. Vapnik. A training algorithm for optimal margin classifiers. In D. Haussler, editor 5th Annual ACM Workshop on COLT, pp 144-152, Pittsburgh, PA, 1992. ACM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J. Han y M. Kamber. Data mining: concepts and techniques, Morgan Kaufmann; 1st edition 2000</w:t>
      </w:r>
      <w:r w:rsidR="004A0B9E">
        <w:rPr>
          <w:rFonts w:asciiTheme="minorHAnsi" w:eastAsiaTheme="minorEastAsia" w:hAnsiTheme="minorHAnsi" w:cstheme="minorBidi"/>
          <w:lang w:val="es-ES_tradnl"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Haykin, S. (1994). Neural Networks: A Comprehensive Foundation. New York: Macmillan Publishing. </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Kubat, M., Bratki, I., y Michalski, </w:t>
      </w:r>
      <w:r w:rsidR="00EC41FA" w:rsidRPr="004A0B9E">
        <w:rPr>
          <w:rFonts w:asciiTheme="minorHAnsi" w:eastAsiaTheme="minorEastAsia" w:hAnsiTheme="minorHAnsi" w:cstheme="minorBidi"/>
          <w:lang w:val="es-ES_tradnl" w:eastAsia="en-US"/>
        </w:rPr>
        <w:t>R.S (</w:t>
      </w:r>
      <w:r w:rsidRPr="004A0B9E">
        <w:rPr>
          <w:rFonts w:asciiTheme="minorHAnsi" w:eastAsiaTheme="minorEastAsia" w:hAnsiTheme="minorHAnsi" w:cstheme="minorBidi"/>
          <w:lang w:val="es-ES_tradnl" w:eastAsia="en-US"/>
        </w:rPr>
        <w:t>1998). A review of Machine learning Methods</w:t>
      </w:r>
      <w:r w:rsidR="004A0B9E">
        <w:rPr>
          <w:rFonts w:asciiTheme="minorHAnsi" w:eastAsiaTheme="minorEastAsia" w:hAnsiTheme="minorHAnsi" w:cstheme="minorBidi"/>
          <w:lang w:val="es-ES_tradnl"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 Mattera y S. Haykin. Support vector machines for dynamic reconstruction of a chaotic system. In B. Scholkopf, C.J.C. Burges, y A.J. Smola, editores, Advances in Kernel Methods - Support Vector Learning, paginas 211-242, Cambridge, MA, 1999. MIT Press.</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Huang, W., Foo, S., 2002. Neural network modelling of salinity variation in Apalachicola River. Water Research36, 356–362.</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MIT resource, Artificial Neural Networks – Lecture 6, </w:t>
      </w:r>
      <w:hyperlink r:id="rId70" w:history="1">
        <w:r w:rsidRPr="004A0B9E">
          <w:rPr>
            <w:rFonts w:asciiTheme="minorHAnsi" w:eastAsiaTheme="minorEastAsia" w:hAnsiTheme="minorHAnsi" w:cstheme="minorBidi"/>
            <w:lang w:val="es-ES_tradnl" w:eastAsia="en-US"/>
          </w:rPr>
          <w:t>http://ocw.mit.edu/NR/rdonlyres/Sloan-School-of-Management/15-062Data-MiningSpring2003/650A194A-828C-4990-98CE-7EB966628437/0/NeuralNet2002.pdf</w:t>
        </w:r>
      </w:hyperlink>
      <w:r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K.R. Muller, A. Smola, G. Ratsch, B. Scholkopf, J. Kohlmorgen, and V. Vapnik. Predicting time series with support vector machines. En W. Gerstner, A. Germond, M. Hasler, y J.D. Nicoud, editores, </w:t>
      </w:r>
      <w:r w:rsidRPr="004A0B9E">
        <w:rPr>
          <w:rFonts w:asciiTheme="minorHAnsi" w:eastAsiaTheme="minorEastAsia" w:hAnsiTheme="minorHAnsi" w:cstheme="minorBidi"/>
          <w:lang w:val="es-ES_tradnl" w:eastAsia="en-US"/>
        </w:rPr>
        <w:lastRenderedPageBreak/>
        <w:t>Artificial Neural Networks - ICANN'97, paginas 999-1004, Berlin, 1997. 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Patterson, D. (1996). Artificial Neural Networks. 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Quinlan, J. R. Learning with continuous classes. In N. Adams and L. Sterling,</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editors, Proceedings of the Fifth Australian Joint Conference on Artificial Intelligence,Hobart, Tasmania. 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Scholkopf, C. Burges, Y V. Vapnik. Extracting support data for a given</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task. En U. M. Fayyad y R. Uthurusamy, editores, Proceedings, First International Conference on Knowledge Discovery and Data Mining, Menlo Park 1995. AAAI Press.</w:t>
      </w:r>
      <w:r w:rsidR="00D078A7">
        <w:rPr>
          <w:rFonts w:asciiTheme="minorHAnsi" w:eastAsiaTheme="minorEastAsia" w:hAnsiTheme="minorHAnsi" w:cstheme="minorBidi"/>
          <w:lang w:val="es-ES_tradnl" w:eastAsia="en-US"/>
        </w:rPr>
        <w:t xml:space="preserve"> </w:t>
      </w:r>
    </w:p>
    <w:p w:rsidR="00800FF3"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D078A7">
        <w:rPr>
          <w:rFonts w:asciiTheme="minorHAnsi" w:eastAsiaTheme="minorEastAsia" w:hAnsiTheme="minorHAnsi" w:cstheme="minorBidi"/>
          <w:lang w:val="es-ES_tradnl" w:eastAsia="en-US"/>
        </w:rPr>
        <w:t>Smola y B. Scholkopf (1998). A tutorial on support vector regression.</w:t>
      </w:r>
    </w:p>
    <w:p w:rsidR="00800FF3" w:rsidRPr="004A0B9E" w:rsidRDefault="007D4478"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1" w:history="1">
        <w:r w:rsidR="00800FF3" w:rsidRPr="004A0B9E">
          <w:rPr>
            <w:rFonts w:asciiTheme="minorHAnsi" w:eastAsiaTheme="minorEastAsia" w:hAnsiTheme="minorHAnsi" w:cstheme="minorBidi"/>
            <w:lang w:val="es-ES_tradnl" w:eastAsia="en-US"/>
          </w:rPr>
          <w:t>Shalizi</w:t>
        </w:r>
      </w:hyperlink>
      <w:r w:rsidR="00800FF3" w:rsidRPr="004A0B9E">
        <w:rPr>
          <w:rFonts w:asciiTheme="minorHAnsi" w:eastAsiaTheme="minorEastAsia" w:hAnsiTheme="minorHAnsi" w:cstheme="minorBidi"/>
          <w:lang w:val="es-ES_tradnl" w:eastAsia="en-US"/>
        </w:rPr>
        <w:t xml:space="preserve"> Cosma, Regression Trees– Lecture 10, </w:t>
      </w:r>
      <w:hyperlink r:id="rId72" w:history="1">
        <w:r w:rsidR="00800FF3" w:rsidRPr="004A0B9E">
          <w:rPr>
            <w:rFonts w:asciiTheme="minorHAnsi" w:eastAsiaTheme="minorEastAsia" w:hAnsiTheme="minorHAnsi" w:cstheme="minorBidi"/>
            <w:lang w:val="es-ES_tradnl" w:eastAsia="en-US"/>
          </w:rPr>
          <w:t>http://www.stat.cmu.edu/~cshalizi/350-2006/lecture-10.pdf</w:t>
        </w:r>
      </w:hyperlink>
      <w:r w:rsidR="00800FF3"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V. Vapnik, S. Golowich, y A. Smola. Support vector method for function approximation regression estimation, and signal processing. En M. Mozer, M. Jordan, y T. Petsche, editores, Advances in Neural Information Processing Systems 9, paginas 281-287, Cambridge, MA, 1997. 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2005: Validity of North Shore, Oahu, Hawaiian Islands surf observations. Journal of Coastal Research, 21(1), 2005.</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1991a: A third-generation model for wind waves on slowly varying, unsteady and inhomogeneous depths and currents. 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1992: Effects of numerics on the physics in a third-generation wind-wave model. J. Phys. Oceanogr., 22, 1095-1111.</w:t>
      </w:r>
    </w:p>
    <w:p w:rsidR="000A7881" w:rsidRPr="004A0B9E" w:rsidRDefault="007D4478"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3" w:history="1">
        <w:r w:rsidR="000A7881" w:rsidRPr="004A0B9E">
          <w:rPr>
            <w:rFonts w:asciiTheme="minorHAnsi" w:eastAsiaTheme="minorEastAsia" w:hAnsiTheme="minorHAnsi" w:cstheme="minorBidi"/>
            <w:lang w:val="es-ES_tradnl" w:eastAsia="en-US"/>
          </w:rPr>
          <w:t>Tolman, H. L., 1997</w:t>
        </w:r>
      </w:hyperlink>
      <w:r w:rsidR="000A7881" w:rsidRPr="004A0B9E">
        <w:rPr>
          <w:rFonts w:asciiTheme="minorHAnsi" w:eastAsiaTheme="minorEastAsia" w:hAnsiTheme="minorHAnsi" w:cstheme="minorBidi"/>
          <w:lang w:val="es-ES_tradnl" w:eastAsia="en-US"/>
        </w:rPr>
        <w:t>: User manual and system documentation of WAVEWATCH-III version 1.15. NOAA / NWS / NCEP / OMB Technical Note 151, 97 pp. (0.74MB PDF file).</w:t>
      </w:r>
    </w:p>
    <w:p w:rsidR="000A7881" w:rsidRPr="004A0B9E" w:rsidRDefault="007D4478"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4" w:history="1">
        <w:r w:rsidR="000A7881" w:rsidRPr="004A0B9E">
          <w:rPr>
            <w:rFonts w:asciiTheme="minorHAnsi" w:eastAsiaTheme="minorEastAsia" w:hAnsiTheme="minorHAnsi" w:cstheme="minorBidi"/>
            <w:lang w:val="es-ES_tradnl" w:eastAsia="en-US"/>
          </w:rPr>
          <w:t>Tolman, H. L., 1999a</w:t>
        </w:r>
      </w:hyperlink>
      <w:r w:rsidR="000A7881" w:rsidRPr="004A0B9E">
        <w:rPr>
          <w:rFonts w:asciiTheme="minorHAnsi" w:eastAsiaTheme="minorEastAsia" w:hAnsiTheme="minorHAnsi" w:cstheme="minorBidi"/>
          <w:lang w:val="es-ES_tradnl" w:eastAsia="en-US"/>
        </w:rPr>
        <w:t>: User manual and system documentation of WAVEWATCH-III version 1.18. NOAA / NWS / NCEP / OMB Technical Note 166, 110 pp. (0.76Mb pdf file).</w:t>
      </w:r>
    </w:p>
    <w:p w:rsidR="000A7881" w:rsidRPr="004A0B9E" w:rsidRDefault="007D4478"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5"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a: User manual and system documentation of WAVEWATCH III version 3.14. NOAA / NWS / NCEP / MMAB Technical Note 276, 194 pp.+ Appendices (0.83Mb pdf file).</w:t>
      </w:r>
    </w:p>
    <w:p w:rsidR="000A7881" w:rsidRPr="004A0B9E" w:rsidRDefault="007D4478"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6"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 xml:space="preserve">b: Operational Use of WAVEWATCH III.  Webcast produced by COMET program. Accessed 02/11/2009 11:00 am. Url: </w:t>
      </w:r>
      <w:hyperlink r:id="rId77" w:history="1">
        <w:r w:rsidR="000A7881" w:rsidRPr="004A0B9E">
          <w:rPr>
            <w:rFonts w:asciiTheme="minorHAnsi" w:eastAsiaTheme="minorEastAsia" w:hAnsiTheme="minorHAnsi" w:cstheme="minorBidi"/>
            <w:lang w:val="es-ES_tradnl" w:eastAsia="en-US"/>
          </w:rPr>
          <w:t>http://www.meted.ucar.edu/oceans/wavewatch3/index.htm</w:t>
        </w:r>
      </w:hyperlink>
      <w:r w:rsidR="000A7881" w:rsidRPr="004A0B9E">
        <w:rPr>
          <w:rFonts w:asciiTheme="minorHAnsi" w:eastAsiaTheme="minorEastAsia" w:hAnsiTheme="minorHAnsi" w:cstheme="minorBidi"/>
          <w:lang w:val="es-ES_tradnl" w:eastAsia="en-US"/>
        </w:rPr>
        <w:t>.</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WMO (World Meteorological Organization), Guide to wave analysis and forecasting, 1998 Second Edition.</w:t>
      </w:r>
    </w:p>
    <w:p w:rsidR="000A7881" w:rsidRPr="000A7881" w:rsidRDefault="000A7881" w:rsidP="000A7881">
      <w:pPr>
        <w:spacing w:after="200" w:line="276" w:lineRule="auto"/>
        <w:ind w:firstLine="720"/>
        <w:jc w:val="both"/>
        <w:rPr>
          <w:rFonts w:asciiTheme="minorHAnsi" w:eastAsiaTheme="minorEastAsia" w:hAnsiTheme="minorHAnsi" w:cstheme="minorBidi"/>
          <w:lang w:val="es-ES_tradnl" w:eastAsia="en-US"/>
        </w:rPr>
      </w:pPr>
    </w:p>
    <w:sectPr w:rsidR="000A7881" w:rsidRPr="000A7881" w:rsidSect="00724A76">
      <w:headerReference w:type="default" r:id="rId7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2B92" w:rsidRDefault="00A22B92" w:rsidP="00966779">
      <w:r>
        <w:separator/>
      </w:r>
    </w:p>
  </w:endnote>
  <w:endnote w:type="continuationSeparator" w:id="1">
    <w:p w:rsidR="00A22B92" w:rsidRDefault="00A22B92"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ymbolBS">
    <w:altName w:val="Arial Unicode MS"/>
    <w:panose1 w:val="00000000000000000000"/>
    <w:charset w:val="81"/>
    <w:family w:val="auto"/>
    <w:notTrueType/>
    <w:pitch w:val="default"/>
    <w:sig w:usb0="00000000"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22824"/>
      <w:docPartObj>
        <w:docPartGallery w:val="Page Numbers (Bottom of Page)"/>
        <w:docPartUnique/>
      </w:docPartObj>
    </w:sdtPr>
    <w:sdtContent>
      <w:p w:rsidR="000E19E4" w:rsidRDefault="007D4478">
        <w:pPr>
          <w:pStyle w:val="Piedepgina"/>
          <w:jc w:val="center"/>
        </w:pPr>
        <w:fldSimple w:instr=" PAGE   \* MERGEFORMAT ">
          <w:r w:rsidR="004A100B">
            <w:rPr>
              <w:noProof/>
            </w:rPr>
            <w:t>62</w:t>
          </w:r>
        </w:fldSimple>
      </w:p>
    </w:sdtContent>
  </w:sdt>
  <w:p w:rsidR="000E19E4" w:rsidRDefault="000E19E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2B92" w:rsidRDefault="00A22B92" w:rsidP="00966779">
      <w:r>
        <w:separator/>
      </w:r>
    </w:p>
  </w:footnote>
  <w:footnote w:type="continuationSeparator" w:id="1">
    <w:p w:rsidR="00A22B92" w:rsidRDefault="00A22B92" w:rsidP="00966779">
      <w:r>
        <w:continuationSeparator/>
      </w:r>
    </w:p>
  </w:footnote>
  <w:footnote w:id="2">
    <w:p w:rsidR="000E19E4" w:rsidRPr="000E4005" w:rsidRDefault="000E19E4" w:rsidP="00BE351A">
      <w:pPr>
        <w:pStyle w:val="Textonotapie"/>
      </w:pPr>
      <w:r>
        <w:rPr>
          <w:rStyle w:val="Refdenotaalpie"/>
        </w:rPr>
        <w:footnoteRef/>
      </w:r>
      <w:r>
        <w:t xml:space="preserve"> Base de datos Goddard-Caldwell: </w:t>
      </w:r>
      <w:hyperlink r:id="rId1" w:history="1">
        <w:r>
          <w:rPr>
            <w:rStyle w:val="Hipervnculo"/>
          </w:rPr>
          <w:t>http://www.nodc.noaa.gov/archive/arc0012/0001754/</w:t>
        </w:r>
      </w:hyperlink>
    </w:p>
  </w:footnote>
  <w:footnote w:id="3">
    <w:p w:rsidR="000E19E4" w:rsidRPr="00B77420" w:rsidRDefault="000E19E4"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19E4" w:rsidRPr="007F2C8B" w:rsidRDefault="000E19E4">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19E4" w:rsidRPr="008B0111" w:rsidRDefault="000E19E4">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19E4" w:rsidRPr="008B0111" w:rsidRDefault="000E19E4">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19E4" w:rsidRPr="008B0111" w:rsidRDefault="000E19E4">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19E4" w:rsidRPr="008B0111" w:rsidRDefault="000E19E4">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19E4" w:rsidRPr="008B0111" w:rsidRDefault="000E19E4">
    <w:pPr>
      <w:pStyle w:val="Encabezado"/>
      <w:rPr>
        <w:rFonts w:asciiTheme="minorHAnsi" w:hAnsiTheme="minorHAnsi" w:cstheme="minorHAnsi"/>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4">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6">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3">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27">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35"/>
  </w:num>
  <w:num w:numId="3">
    <w:abstractNumId w:val="11"/>
  </w:num>
  <w:num w:numId="4">
    <w:abstractNumId w:val="29"/>
  </w:num>
  <w:num w:numId="5">
    <w:abstractNumId w:val="8"/>
  </w:num>
  <w:num w:numId="6">
    <w:abstractNumId w:val="33"/>
  </w:num>
  <w:num w:numId="7">
    <w:abstractNumId w:val="6"/>
  </w:num>
  <w:num w:numId="8">
    <w:abstractNumId w:val="17"/>
  </w:num>
  <w:num w:numId="9">
    <w:abstractNumId w:val="31"/>
  </w:num>
  <w:num w:numId="10">
    <w:abstractNumId w:val="0"/>
  </w:num>
  <w:num w:numId="11">
    <w:abstractNumId w:val="1"/>
  </w:num>
  <w:num w:numId="12">
    <w:abstractNumId w:val="24"/>
  </w:num>
  <w:num w:numId="13">
    <w:abstractNumId w:val="39"/>
  </w:num>
  <w:num w:numId="14">
    <w:abstractNumId w:val="19"/>
  </w:num>
  <w:num w:numId="15">
    <w:abstractNumId w:val="13"/>
  </w:num>
  <w:num w:numId="16">
    <w:abstractNumId w:val="32"/>
  </w:num>
  <w:num w:numId="17">
    <w:abstractNumId w:val="2"/>
  </w:num>
  <w:num w:numId="18">
    <w:abstractNumId w:val="26"/>
  </w:num>
  <w:num w:numId="19">
    <w:abstractNumId w:val="3"/>
  </w:num>
  <w:num w:numId="20">
    <w:abstractNumId w:val="10"/>
  </w:num>
  <w:num w:numId="21">
    <w:abstractNumId w:val="12"/>
  </w:num>
  <w:num w:numId="22">
    <w:abstractNumId w:val="18"/>
  </w:num>
  <w:num w:numId="23">
    <w:abstractNumId w:val="23"/>
  </w:num>
  <w:num w:numId="24">
    <w:abstractNumId w:val="25"/>
  </w:num>
  <w:num w:numId="25">
    <w:abstractNumId w:val="28"/>
  </w:num>
  <w:num w:numId="26">
    <w:abstractNumId w:val="20"/>
  </w:num>
  <w:num w:numId="27">
    <w:abstractNumId w:val="4"/>
  </w:num>
  <w:num w:numId="28">
    <w:abstractNumId w:val="16"/>
  </w:num>
  <w:num w:numId="29">
    <w:abstractNumId w:val="5"/>
  </w:num>
  <w:num w:numId="30">
    <w:abstractNumId w:val="27"/>
  </w:num>
  <w:num w:numId="31">
    <w:abstractNumId w:val="38"/>
  </w:num>
  <w:num w:numId="32">
    <w:abstractNumId w:val="14"/>
  </w:num>
  <w:num w:numId="33">
    <w:abstractNumId w:val="36"/>
  </w:num>
  <w:num w:numId="34">
    <w:abstractNumId w:val="21"/>
  </w:num>
  <w:num w:numId="35">
    <w:abstractNumId w:val="37"/>
  </w:num>
  <w:num w:numId="36">
    <w:abstractNumId w:val="30"/>
  </w:num>
  <w:num w:numId="37">
    <w:abstractNumId w:val="34"/>
  </w:num>
  <w:num w:numId="38">
    <w:abstractNumId w:val="9"/>
  </w:num>
  <w:num w:numId="39">
    <w:abstractNumId w:val="15"/>
  </w:num>
  <w:num w:numId="4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hdrShapeDefaults>
    <o:shapedefaults v:ext="edit" spidmax="38914"/>
  </w:hdrShapeDefaults>
  <w:footnotePr>
    <w:footnote w:id="0"/>
    <w:footnote w:id="1"/>
  </w:footnotePr>
  <w:endnotePr>
    <w:endnote w:id="0"/>
    <w:endnote w:id="1"/>
  </w:endnotePr>
  <w:compat/>
  <w:rsids>
    <w:rsidRoot w:val="007E1A9C"/>
    <w:rsid w:val="0000192C"/>
    <w:rsid w:val="00003DC5"/>
    <w:rsid w:val="00007D48"/>
    <w:rsid w:val="00010034"/>
    <w:rsid w:val="00011210"/>
    <w:rsid w:val="00013381"/>
    <w:rsid w:val="00034AC0"/>
    <w:rsid w:val="0003768D"/>
    <w:rsid w:val="0005717A"/>
    <w:rsid w:val="000609DF"/>
    <w:rsid w:val="00060EF0"/>
    <w:rsid w:val="00066618"/>
    <w:rsid w:val="00074EEB"/>
    <w:rsid w:val="0008031C"/>
    <w:rsid w:val="0008170A"/>
    <w:rsid w:val="00092415"/>
    <w:rsid w:val="00097C73"/>
    <w:rsid w:val="000A2CA9"/>
    <w:rsid w:val="000A3D0F"/>
    <w:rsid w:val="000A7881"/>
    <w:rsid w:val="000B4A58"/>
    <w:rsid w:val="000E065C"/>
    <w:rsid w:val="000E154B"/>
    <w:rsid w:val="000E19E4"/>
    <w:rsid w:val="000F5D39"/>
    <w:rsid w:val="000F6049"/>
    <w:rsid w:val="000F6FF8"/>
    <w:rsid w:val="0012362B"/>
    <w:rsid w:val="001359AF"/>
    <w:rsid w:val="001455BC"/>
    <w:rsid w:val="00152222"/>
    <w:rsid w:val="001600AE"/>
    <w:rsid w:val="00164635"/>
    <w:rsid w:val="001655C8"/>
    <w:rsid w:val="001658AE"/>
    <w:rsid w:val="00167008"/>
    <w:rsid w:val="00173326"/>
    <w:rsid w:val="001828ED"/>
    <w:rsid w:val="00196BDB"/>
    <w:rsid w:val="00196F2E"/>
    <w:rsid w:val="00197953"/>
    <w:rsid w:val="001C416F"/>
    <w:rsid w:val="001C67CC"/>
    <w:rsid w:val="001D05BB"/>
    <w:rsid w:val="001D0FA7"/>
    <w:rsid w:val="001D3DF2"/>
    <w:rsid w:val="001E3305"/>
    <w:rsid w:val="001E331A"/>
    <w:rsid w:val="001E44FF"/>
    <w:rsid w:val="001F2621"/>
    <w:rsid w:val="001F2E1B"/>
    <w:rsid w:val="00205764"/>
    <w:rsid w:val="00206A47"/>
    <w:rsid w:val="002147EE"/>
    <w:rsid w:val="00216F2A"/>
    <w:rsid w:val="00217B76"/>
    <w:rsid w:val="0022482F"/>
    <w:rsid w:val="0023083D"/>
    <w:rsid w:val="00253969"/>
    <w:rsid w:val="00254E11"/>
    <w:rsid w:val="00255536"/>
    <w:rsid w:val="00256323"/>
    <w:rsid w:val="00264BD6"/>
    <w:rsid w:val="00276071"/>
    <w:rsid w:val="00284F0E"/>
    <w:rsid w:val="002920AA"/>
    <w:rsid w:val="00293397"/>
    <w:rsid w:val="00295791"/>
    <w:rsid w:val="002A0C68"/>
    <w:rsid w:val="002A35EF"/>
    <w:rsid w:val="002A63F1"/>
    <w:rsid w:val="002C0BB1"/>
    <w:rsid w:val="002E4AEC"/>
    <w:rsid w:val="002E6D42"/>
    <w:rsid w:val="003073B2"/>
    <w:rsid w:val="00317DFA"/>
    <w:rsid w:val="00343549"/>
    <w:rsid w:val="00347A65"/>
    <w:rsid w:val="0035423B"/>
    <w:rsid w:val="00365230"/>
    <w:rsid w:val="00371519"/>
    <w:rsid w:val="00371A94"/>
    <w:rsid w:val="00375173"/>
    <w:rsid w:val="00375E7E"/>
    <w:rsid w:val="0039428F"/>
    <w:rsid w:val="003A4BEC"/>
    <w:rsid w:val="003B14E5"/>
    <w:rsid w:val="003C4BD6"/>
    <w:rsid w:val="003D11A0"/>
    <w:rsid w:val="003E45D5"/>
    <w:rsid w:val="00403768"/>
    <w:rsid w:val="004072D7"/>
    <w:rsid w:val="00414D78"/>
    <w:rsid w:val="00415B85"/>
    <w:rsid w:val="00422FB4"/>
    <w:rsid w:val="004269BF"/>
    <w:rsid w:val="0044485A"/>
    <w:rsid w:val="00454063"/>
    <w:rsid w:val="00477D19"/>
    <w:rsid w:val="0048492D"/>
    <w:rsid w:val="00496145"/>
    <w:rsid w:val="004A0B9E"/>
    <w:rsid w:val="004A0D54"/>
    <w:rsid w:val="004A100B"/>
    <w:rsid w:val="004A3E0B"/>
    <w:rsid w:val="004E3420"/>
    <w:rsid w:val="004F14D1"/>
    <w:rsid w:val="004F1600"/>
    <w:rsid w:val="004F6ABC"/>
    <w:rsid w:val="0050748B"/>
    <w:rsid w:val="0051186B"/>
    <w:rsid w:val="00516AC0"/>
    <w:rsid w:val="00533D29"/>
    <w:rsid w:val="00541C52"/>
    <w:rsid w:val="005470A1"/>
    <w:rsid w:val="00560F12"/>
    <w:rsid w:val="00564676"/>
    <w:rsid w:val="00571FAC"/>
    <w:rsid w:val="0058038C"/>
    <w:rsid w:val="005874B0"/>
    <w:rsid w:val="00591E7F"/>
    <w:rsid w:val="005A0F8E"/>
    <w:rsid w:val="005A6983"/>
    <w:rsid w:val="005A7071"/>
    <w:rsid w:val="005B1B0B"/>
    <w:rsid w:val="005B1E22"/>
    <w:rsid w:val="005D62AC"/>
    <w:rsid w:val="005D6859"/>
    <w:rsid w:val="005D7687"/>
    <w:rsid w:val="005E2C2D"/>
    <w:rsid w:val="005E61A4"/>
    <w:rsid w:val="005F03F3"/>
    <w:rsid w:val="005F42DD"/>
    <w:rsid w:val="00620B7C"/>
    <w:rsid w:val="00623AF7"/>
    <w:rsid w:val="00624F4E"/>
    <w:rsid w:val="0063504C"/>
    <w:rsid w:val="0064755C"/>
    <w:rsid w:val="00683CA6"/>
    <w:rsid w:val="006944E8"/>
    <w:rsid w:val="006A0B63"/>
    <w:rsid w:val="006A4BE8"/>
    <w:rsid w:val="006A7B6D"/>
    <w:rsid w:val="006B7F72"/>
    <w:rsid w:val="006C5BA1"/>
    <w:rsid w:val="006E01A2"/>
    <w:rsid w:val="006E792A"/>
    <w:rsid w:val="006F10BA"/>
    <w:rsid w:val="006F5607"/>
    <w:rsid w:val="007062E9"/>
    <w:rsid w:val="007066A0"/>
    <w:rsid w:val="007206D1"/>
    <w:rsid w:val="00724A76"/>
    <w:rsid w:val="007266D2"/>
    <w:rsid w:val="0073087A"/>
    <w:rsid w:val="007364A3"/>
    <w:rsid w:val="007429F7"/>
    <w:rsid w:val="00747A17"/>
    <w:rsid w:val="00765529"/>
    <w:rsid w:val="007773DE"/>
    <w:rsid w:val="00791162"/>
    <w:rsid w:val="007A660B"/>
    <w:rsid w:val="007B04A9"/>
    <w:rsid w:val="007B1812"/>
    <w:rsid w:val="007D1A9C"/>
    <w:rsid w:val="007D3B17"/>
    <w:rsid w:val="007D4478"/>
    <w:rsid w:val="007D4CBF"/>
    <w:rsid w:val="007E0CA0"/>
    <w:rsid w:val="007E1A9C"/>
    <w:rsid w:val="007E3147"/>
    <w:rsid w:val="007E797F"/>
    <w:rsid w:val="007F2768"/>
    <w:rsid w:val="007F2C8B"/>
    <w:rsid w:val="007F3B12"/>
    <w:rsid w:val="007F4189"/>
    <w:rsid w:val="00800FF3"/>
    <w:rsid w:val="008032AB"/>
    <w:rsid w:val="00806823"/>
    <w:rsid w:val="00823624"/>
    <w:rsid w:val="00835A6B"/>
    <w:rsid w:val="00840516"/>
    <w:rsid w:val="00844C18"/>
    <w:rsid w:val="00844FA5"/>
    <w:rsid w:val="00863C9D"/>
    <w:rsid w:val="008841EA"/>
    <w:rsid w:val="0088617C"/>
    <w:rsid w:val="008911F9"/>
    <w:rsid w:val="00896CD9"/>
    <w:rsid w:val="008A031B"/>
    <w:rsid w:val="008A1C10"/>
    <w:rsid w:val="008B0111"/>
    <w:rsid w:val="008B4A52"/>
    <w:rsid w:val="008B4B03"/>
    <w:rsid w:val="008B545C"/>
    <w:rsid w:val="008C3E75"/>
    <w:rsid w:val="008D25B6"/>
    <w:rsid w:val="008D29A3"/>
    <w:rsid w:val="008D59EA"/>
    <w:rsid w:val="008E5254"/>
    <w:rsid w:val="008E6C10"/>
    <w:rsid w:val="008F2148"/>
    <w:rsid w:val="00903661"/>
    <w:rsid w:val="00904CA6"/>
    <w:rsid w:val="00914508"/>
    <w:rsid w:val="00922F6C"/>
    <w:rsid w:val="00936539"/>
    <w:rsid w:val="00936C7C"/>
    <w:rsid w:val="00937ADA"/>
    <w:rsid w:val="009504BA"/>
    <w:rsid w:val="009666AC"/>
    <w:rsid w:val="00966779"/>
    <w:rsid w:val="00972234"/>
    <w:rsid w:val="009735B1"/>
    <w:rsid w:val="00980649"/>
    <w:rsid w:val="00992FB1"/>
    <w:rsid w:val="00994D5A"/>
    <w:rsid w:val="00996B26"/>
    <w:rsid w:val="009A532E"/>
    <w:rsid w:val="009A7F6A"/>
    <w:rsid w:val="009B2164"/>
    <w:rsid w:val="009D1A7C"/>
    <w:rsid w:val="009E0DCA"/>
    <w:rsid w:val="009E539F"/>
    <w:rsid w:val="009F10C6"/>
    <w:rsid w:val="009F1D96"/>
    <w:rsid w:val="00A04B9E"/>
    <w:rsid w:val="00A207F9"/>
    <w:rsid w:val="00A22B92"/>
    <w:rsid w:val="00A2615B"/>
    <w:rsid w:val="00A316D4"/>
    <w:rsid w:val="00A33E0E"/>
    <w:rsid w:val="00A45E1A"/>
    <w:rsid w:val="00A461DE"/>
    <w:rsid w:val="00A62C0C"/>
    <w:rsid w:val="00A6402E"/>
    <w:rsid w:val="00A73544"/>
    <w:rsid w:val="00A8592F"/>
    <w:rsid w:val="00A94AA7"/>
    <w:rsid w:val="00A96936"/>
    <w:rsid w:val="00AA2405"/>
    <w:rsid w:val="00AA37D7"/>
    <w:rsid w:val="00AB5D94"/>
    <w:rsid w:val="00AB6760"/>
    <w:rsid w:val="00AC23BA"/>
    <w:rsid w:val="00AC2F71"/>
    <w:rsid w:val="00AC3260"/>
    <w:rsid w:val="00AD064F"/>
    <w:rsid w:val="00AD133E"/>
    <w:rsid w:val="00AD6966"/>
    <w:rsid w:val="00AE3F29"/>
    <w:rsid w:val="00AE4FEB"/>
    <w:rsid w:val="00AE56AF"/>
    <w:rsid w:val="00B02001"/>
    <w:rsid w:val="00B024C7"/>
    <w:rsid w:val="00B1276E"/>
    <w:rsid w:val="00B1785D"/>
    <w:rsid w:val="00B31E41"/>
    <w:rsid w:val="00B440F8"/>
    <w:rsid w:val="00B53943"/>
    <w:rsid w:val="00B562BE"/>
    <w:rsid w:val="00B62C19"/>
    <w:rsid w:val="00B63E55"/>
    <w:rsid w:val="00B67A24"/>
    <w:rsid w:val="00B833C6"/>
    <w:rsid w:val="00BA2770"/>
    <w:rsid w:val="00BA2C6A"/>
    <w:rsid w:val="00BA39CD"/>
    <w:rsid w:val="00BA52B5"/>
    <w:rsid w:val="00BD33F4"/>
    <w:rsid w:val="00BD6B7A"/>
    <w:rsid w:val="00BE351A"/>
    <w:rsid w:val="00BE4252"/>
    <w:rsid w:val="00BF5517"/>
    <w:rsid w:val="00BF59ED"/>
    <w:rsid w:val="00BF6A6D"/>
    <w:rsid w:val="00BF6D06"/>
    <w:rsid w:val="00C02ACA"/>
    <w:rsid w:val="00C044C0"/>
    <w:rsid w:val="00C07C92"/>
    <w:rsid w:val="00C12DE5"/>
    <w:rsid w:val="00C258FA"/>
    <w:rsid w:val="00C25ECB"/>
    <w:rsid w:val="00C315CC"/>
    <w:rsid w:val="00C3458F"/>
    <w:rsid w:val="00C3619D"/>
    <w:rsid w:val="00C43459"/>
    <w:rsid w:val="00C46963"/>
    <w:rsid w:val="00C56A15"/>
    <w:rsid w:val="00C858D6"/>
    <w:rsid w:val="00C946EE"/>
    <w:rsid w:val="00C97645"/>
    <w:rsid w:val="00CB6CA3"/>
    <w:rsid w:val="00CC3E91"/>
    <w:rsid w:val="00CC6FEF"/>
    <w:rsid w:val="00CC721D"/>
    <w:rsid w:val="00CE23B1"/>
    <w:rsid w:val="00CE56BC"/>
    <w:rsid w:val="00CF173D"/>
    <w:rsid w:val="00CF7EAA"/>
    <w:rsid w:val="00D047A8"/>
    <w:rsid w:val="00D05438"/>
    <w:rsid w:val="00D078A7"/>
    <w:rsid w:val="00D07C0E"/>
    <w:rsid w:val="00D146B7"/>
    <w:rsid w:val="00D20F2A"/>
    <w:rsid w:val="00D33ABF"/>
    <w:rsid w:val="00D534FA"/>
    <w:rsid w:val="00D549BF"/>
    <w:rsid w:val="00D71522"/>
    <w:rsid w:val="00D72F70"/>
    <w:rsid w:val="00D944DA"/>
    <w:rsid w:val="00DA0876"/>
    <w:rsid w:val="00DA31A7"/>
    <w:rsid w:val="00DA4FCC"/>
    <w:rsid w:val="00DB04C7"/>
    <w:rsid w:val="00DC3F1F"/>
    <w:rsid w:val="00DF5EE2"/>
    <w:rsid w:val="00E13634"/>
    <w:rsid w:val="00E15F1E"/>
    <w:rsid w:val="00E3711A"/>
    <w:rsid w:val="00E505A6"/>
    <w:rsid w:val="00E5290A"/>
    <w:rsid w:val="00E64355"/>
    <w:rsid w:val="00E76D3C"/>
    <w:rsid w:val="00E910B9"/>
    <w:rsid w:val="00EA34E4"/>
    <w:rsid w:val="00EB3556"/>
    <w:rsid w:val="00EB5564"/>
    <w:rsid w:val="00EC3BF1"/>
    <w:rsid w:val="00EC41FA"/>
    <w:rsid w:val="00EC765D"/>
    <w:rsid w:val="00ED10A6"/>
    <w:rsid w:val="00ED39F6"/>
    <w:rsid w:val="00ED7526"/>
    <w:rsid w:val="00EF0E28"/>
    <w:rsid w:val="00EF3965"/>
    <w:rsid w:val="00EF536C"/>
    <w:rsid w:val="00EF53E7"/>
    <w:rsid w:val="00EF6F02"/>
    <w:rsid w:val="00F0180A"/>
    <w:rsid w:val="00F063AA"/>
    <w:rsid w:val="00F07621"/>
    <w:rsid w:val="00F07C5C"/>
    <w:rsid w:val="00F17D8B"/>
    <w:rsid w:val="00F273F3"/>
    <w:rsid w:val="00F314E1"/>
    <w:rsid w:val="00F35440"/>
    <w:rsid w:val="00F40794"/>
    <w:rsid w:val="00F45A05"/>
    <w:rsid w:val="00F54C24"/>
    <w:rsid w:val="00F56E5F"/>
    <w:rsid w:val="00F64A48"/>
    <w:rsid w:val="00FA160D"/>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s>
</file>

<file path=word/webSettings.xml><?xml version="1.0" encoding="utf-8"?>
<w:webSettings xmlns:r="http://schemas.openxmlformats.org/officeDocument/2006/relationships" xmlns:w="http://schemas.openxmlformats.org/wordprocessingml/2006/main">
  <w:divs>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image" Target="media/image23.png"/><Relationship Id="rId21" Type="http://schemas.openxmlformats.org/officeDocument/2006/relationships/image" Target="media/image9.jpeg"/><Relationship Id="rId34" Type="http://schemas.openxmlformats.org/officeDocument/2006/relationships/image" Target="media/image19.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www.ingentaconnect.com/content/els/00298018;jsessionid=3ldc1bvjg94j9.alice" TargetMode="External"/><Relationship Id="rId76" Type="http://schemas.openxmlformats.org/officeDocument/2006/relationships/hyperlink" Target="http://polar.ncep.noaa.gov/mmab/papers/tn276/MMAB_276.pdf" TargetMode="External"/><Relationship Id="rId7" Type="http://schemas.openxmlformats.org/officeDocument/2006/relationships/endnotes" Target="endnotes.xml"/><Relationship Id="rId71" Type="http://schemas.openxmlformats.org/officeDocument/2006/relationships/hyperlink" Target="Shalizi" TargetMode="External"/><Relationship Id="rId2" Type="http://schemas.openxmlformats.org/officeDocument/2006/relationships/numbering" Target="numbering.xml"/><Relationship Id="rId16" Type="http://schemas.openxmlformats.org/officeDocument/2006/relationships/hyperlink" Target="http://en.wikipedia.org/wiki/Function_approximation" TargetMode="External"/><Relationship Id="rId29" Type="http://schemas.openxmlformats.org/officeDocument/2006/relationships/image" Target="media/image15.jpeg"/><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hyperlink" Target="http://www.noaa.gov/"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5.xml"/><Relationship Id="rId74" Type="http://schemas.openxmlformats.org/officeDocument/2006/relationships/hyperlink" Target="http://polar.ncep.noaa.gov/mmab/papers/tn166/OMB_166.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eader" Target="header4.xml"/><Relationship Id="rId73" Type="http://schemas.openxmlformats.org/officeDocument/2006/relationships/hyperlink" Target="http://polar.ncep.noaa.gov/mmab/papers/tn151/OMB_151.pdf" TargetMode="External"/><Relationship Id="rId78"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header" Target="header3.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www.ingentaconnect.com/content/els;jsessionid=3ldc1bvjg94j9.alice" TargetMode="External"/><Relationship Id="rId77" Type="http://schemas.openxmlformats.org/officeDocument/2006/relationships/hyperlink" Target="http://www.meted.ucar.edu/oceans/wavewatch3/index.htm" TargetMode="External"/><Relationship Id="rId8" Type="http://schemas.openxmlformats.org/officeDocument/2006/relationships/image" Target="media/image1.emf"/><Relationship Id="rId51" Type="http://schemas.openxmlformats.org/officeDocument/2006/relationships/image" Target="media/image35.png"/><Relationship Id="rId72" Type="http://schemas.openxmlformats.org/officeDocument/2006/relationships/hyperlink" Target="http://www.stat.cmu.edu/~cshalizi/350-2006/lecture-10.pdf"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8.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www.bioone.org/servlet/linkout?suffix=i1551-5036-25-3-539-b37&amp;dbid=4&amp;doi=10.2112%2F07-0958.1&amp;key=10.2112%2F04-0397R.1"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ocw.mit.edu/NR/rdonlyres/Sloan-School-of-Management/15-062Data-MiningSpring2003/650A194A-828C-4990-98CE-7EB966628437/0/NeuralNet2002.pdf" TargetMode="External"/><Relationship Id="rId75"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polar.ncep.noaa.gov/mmab/papers/tn276/MMAB_276.pdf"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34"/>
          <c:y val="4.1025414601312461E-2"/>
        </c:manualLayout>
      </c:layout>
    </c:title>
    <c:plotArea>
      <c:layout>
        <c:manualLayout>
          <c:layoutTarget val="inner"/>
          <c:xMode val="edge"/>
          <c:yMode val="edge"/>
          <c:x val="8.3882319066528904E-2"/>
          <c:y val="0.19999575643683537"/>
          <c:w val="0.8325122880187531"/>
          <c:h val="0.6317050660943061"/>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54976512"/>
        <c:axId val="54978048"/>
      </c:scatterChart>
      <c:valAx>
        <c:axId val="54976512"/>
        <c:scaling>
          <c:orientation val="minMax"/>
        </c:scaling>
        <c:axPos val="b"/>
        <c:numFmt formatCode="General" sourceLinked="1"/>
        <c:tickLblPos val="nextTo"/>
        <c:txPr>
          <a:bodyPr/>
          <a:lstStyle/>
          <a:p>
            <a:pPr>
              <a:defRPr lang="es-AR"/>
            </a:pPr>
            <a:endParaRPr lang="es-ES"/>
          </a:p>
        </c:txPr>
        <c:crossAx val="54978048"/>
        <c:crosses val="autoZero"/>
        <c:crossBetween val="midCat"/>
      </c:valAx>
      <c:valAx>
        <c:axId val="54978048"/>
        <c:scaling>
          <c:orientation val="minMax"/>
        </c:scaling>
        <c:axPos val="l"/>
        <c:numFmt formatCode="General" sourceLinked="1"/>
        <c:tickLblPos val="nextTo"/>
        <c:txPr>
          <a:bodyPr/>
          <a:lstStyle/>
          <a:p>
            <a:pPr>
              <a:defRPr lang="es-AR"/>
            </a:pPr>
            <a:endParaRPr lang="es-ES"/>
          </a:p>
        </c:txPr>
        <c:crossAx val="54976512"/>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A4C75B-64CF-4E1B-B2B0-2AC4228BC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62</Pages>
  <Words>21650</Words>
  <Characters>119076</Characters>
  <Application>Microsoft Office Word</Application>
  <DocSecurity>0</DocSecurity>
  <Lines>992</Lines>
  <Paragraphs>280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140446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132</cp:revision>
  <cp:lastPrinted>2010-03-30T20:34:00Z</cp:lastPrinted>
  <dcterms:created xsi:type="dcterms:W3CDTF">2009-07-06T18:14:00Z</dcterms:created>
  <dcterms:modified xsi:type="dcterms:W3CDTF">2010-03-30T20:35:00Z</dcterms:modified>
</cp:coreProperties>
</file>