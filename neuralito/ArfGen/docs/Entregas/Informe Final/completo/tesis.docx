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BC43FE" w:rsidRPr="00BC43FE" w:rsidRDefault="00E02781">
      <w:pPr>
        <w:pStyle w:val="TDC1"/>
        <w:tabs>
          <w:tab w:val="right" w:leader="dot" w:pos="8828"/>
        </w:tabs>
        <w:rPr>
          <w:rFonts w:eastAsiaTheme="minorEastAsia" w:cstheme="minorBidi"/>
          <w:b w:val="0"/>
          <w:bCs w:val="0"/>
          <w:caps w:val="0"/>
          <w:noProof/>
          <w:sz w:val="22"/>
          <w:szCs w:val="22"/>
          <w:lang w:val="es-ES"/>
        </w:rPr>
      </w:pPr>
      <w:r w:rsidRPr="00E02781">
        <w:rPr>
          <w:b w:val="0"/>
          <w:bCs w:val="0"/>
          <w:caps w:val="0"/>
          <w:sz w:val="28"/>
          <w:szCs w:val="28"/>
          <w:lang w:val="es-ES_tradnl"/>
        </w:rPr>
        <w:fldChar w:fldCharType="begin"/>
      </w:r>
      <w:r w:rsidR="007E797F" w:rsidRPr="004A100B">
        <w:rPr>
          <w:b w:val="0"/>
          <w:bCs w:val="0"/>
          <w:caps w:val="0"/>
          <w:sz w:val="28"/>
          <w:szCs w:val="28"/>
          <w:lang w:val="es-ES_tradnl"/>
        </w:rPr>
        <w:instrText xml:space="preserve"> TOC \o "1-3" \h \z \u </w:instrText>
      </w:r>
      <w:r w:rsidRPr="00E02781">
        <w:rPr>
          <w:b w:val="0"/>
          <w:bCs w:val="0"/>
          <w:caps w:val="0"/>
          <w:sz w:val="28"/>
          <w:szCs w:val="28"/>
          <w:lang w:val="es-ES_tradnl"/>
        </w:rPr>
        <w:fldChar w:fldCharType="separate"/>
      </w:r>
      <w:hyperlink w:anchor="_Toc257803045" w:history="1">
        <w:r w:rsidR="00BC43FE" w:rsidRPr="00BC43FE">
          <w:rPr>
            <w:rStyle w:val="Hipervnculo"/>
            <w:b w:val="0"/>
            <w:noProof/>
            <w:lang w:val="es-ES_tradnl" w:eastAsia="en-US"/>
          </w:rPr>
          <w:t>Capítulo 1 - Introducción</w:t>
        </w:r>
        <w:r w:rsidR="00BC43FE" w:rsidRPr="00BC43FE">
          <w:rPr>
            <w:b w:val="0"/>
            <w:noProof/>
            <w:webHidden/>
          </w:rPr>
          <w:tab/>
        </w:r>
        <w:r w:rsidR="00BC43FE" w:rsidRPr="00BC43FE">
          <w:rPr>
            <w:b w:val="0"/>
            <w:noProof/>
            <w:webHidden/>
          </w:rPr>
          <w:fldChar w:fldCharType="begin"/>
        </w:r>
        <w:r w:rsidR="00BC43FE" w:rsidRPr="00BC43FE">
          <w:rPr>
            <w:b w:val="0"/>
            <w:noProof/>
            <w:webHidden/>
          </w:rPr>
          <w:instrText xml:space="preserve"> PAGEREF _Toc257803045 \h </w:instrText>
        </w:r>
        <w:r w:rsidR="00BC43FE" w:rsidRPr="00BC43FE">
          <w:rPr>
            <w:b w:val="0"/>
            <w:noProof/>
            <w:webHidden/>
          </w:rPr>
        </w:r>
        <w:r w:rsidR="00BC43FE" w:rsidRPr="00BC43FE">
          <w:rPr>
            <w:b w:val="0"/>
            <w:noProof/>
            <w:webHidden/>
          </w:rPr>
          <w:fldChar w:fldCharType="separate"/>
        </w:r>
        <w:r w:rsidR="00BC43FE" w:rsidRPr="00BC43FE">
          <w:rPr>
            <w:b w:val="0"/>
            <w:noProof/>
            <w:webHidden/>
          </w:rPr>
          <w:t>7</w:t>
        </w:r>
        <w:r w:rsidR="00BC43FE" w:rsidRPr="00BC43FE">
          <w:rPr>
            <w:b w:val="0"/>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46" w:history="1">
        <w:r w:rsidRPr="00BC43FE">
          <w:rPr>
            <w:rStyle w:val="Hipervnculo"/>
            <w:noProof/>
            <w:lang w:val="es-ES_tradnl" w:eastAsia="en-US"/>
          </w:rPr>
          <w:t>1.1 Análisis de regresión con técnicas de aprendizaje supervisado</w:t>
        </w:r>
        <w:r w:rsidRPr="00BC43FE">
          <w:rPr>
            <w:noProof/>
            <w:webHidden/>
          </w:rPr>
          <w:tab/>
        </w:r>
        <w:r w:rsidRPr="00BC43FE">
          <w:rPr>
            <w:noProof/>
            <w:webHidden/>
          </w:rPr>
          <w:fldChar w:fldCharType="begin"/>
        </w:r>
        <w:r w:rsidRPr="00BC43FE">
          <w:rPr>
            <w:noProof/>
            <w:webHidden/>
          </w:rPr>
          <w:instrText xml:space="preserve"> PAGEREF _Toc257803046 \h </w:instrText>
        </w:r>
        <w:r w:rsidRPr="00BC43FE">
          <w:rPr>
            <w:noProof/>
            <w:webHidden/>
          </w:rPr>
        </w:r>
        <w:r w:rsidRPr="00BC43FE">
          <w:rPr>
            <w:noProof/>
            <w:webHidden/>
          </w:rPr>
          <w:fldChar w:fldCharType="separate"/>
        </w:r>
        <w:r w:rsidRPr="00BC43FE">
          <w:rPr>
            <w:noProof/>
            <w:webHidden/>
          </w:rPr>
          <w:t>7</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47" w:history="1">
        <w:r w:rsidRPr="00BC43FE">
          <w:rPr>
            <w:rStyle w:val="Hipervnculo"/>
            <w:noProof/>
            <w:lang w:val="es-ES_tradnl" w:eastAsia="en-US"/>
          </w:rPr>
          <w:t>1.2 Caso de estudio</w:t>
        </w:r>
        <w:r w:rsidRPr="00BC43FE">
          <w:rPr>
            <w:noProof/>
            <w:webHidden/>
          </w:rPr>
          <w:tab/>
        </w:r>
        <w:r w:rsidRPr="00BC43FE">
          <w:rPr>
            <w:noProof/>
            <w:webHidden/>
          </w:rPr>
          <w:fldChar w:fldCharType="begin"/>
        </w:r>
        <w:r w:rsidRPr="00BC43FE">
          <w:rPr>
            <w:noProof/>
            <w:webHidden/>
          </w:rPr>
          <w:instrText xml:space="preserve"> PAGEREF _Toc257803047 \h </w:instrText>
        </w:r>
        <w:r w:rsidRPr="00BC43FE">
          <w:rPr>
            <w:noProof/>
            <w:webHidden/>
          </w:rPr>
        </w:r>
        <w:r w:rsidRPr="00BC43FE">
          <w:rPr>
            <w:noProof/>
            <w:webHidden/>
          </w:rPr>
          <w:fldChar w:fldCharType="separate"/>
        </w:r>
        <w:r w:rsidRPr="00BC43FE">
          <w:rPr>
            <w:noProof/>
            <w:webHidden/>
          </w:rPr>
          <w:t>8</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48" w:history="1">
        <w:r w:rsidRPr="00BC43FE">
          <w:rPr>
            <w:rStyle w:val="Hipervnculo"/>
            <w:noProof/>
            <w:lang w:val="es-ES_tradnl" w:eastAsia="en-US"/>
          </w:rPr>
          <w:t>1.3 Trabajos relacionados</w:t>
        </w:r>
        <w:r w:rsidRPr="00BC43FE">
          <w:rPr>
            <w:noProof/>
            <w:webHidden/>
          </w:rPr>
          <w:tab/>
        </w:r>
        <w:r w:rsidRPr="00BC43FE">
          <w:rPr>
            <w:noProof/>
            <w:webHidden/>
          </w:rPr>
          <w:fldChar w:fldCharType="begin"/>
        </w:r>
        <w:r w:rsidRPr="00BC43FE">
          <w:rPr>
            <w:noProof/>
            <w:webHidden/>
          </w:rPr>
          <w:instrText xml:space="preserve"> PAGEREF _Toc257803048 \h </w:instrText>
        </w:r>
        <w:r w:rsidRPr="00BC43FE">
          <w:rPr>
            <w:noProof/>
            <w:webHidden/>
          </w:rPr>
        </w:r>
        <w:r w:rsidRPr="00BC43FE">
          <w:rPr>
            <w:noProof/>
            <w:webHidden/>
          </w:rPr>
          <w:fldChar w:fldCharType="separate"/>
        </w:r>
        <w:r w:rsidRPr="00BC43FE">
          <w:rPr>
            <w:noProof/>
            <w:webHidden/>
          </w:rPr>
          <w:t>9</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49" w:history="1">
        <w:r w:rsidRPr="00BC43FE">
          <w:rPr>
            <w:rStyle w:val="Hipervnculo"/>
            <w:noProof/>
            <w:lang w:val="es-ES_tradnl" w:eastAsia="en-US"/>
          </w:rPr>
          <w:t>1.4 Trabajo realizado</w:t>
        </w:r>
        <w:r w:rsidRPr="00BC43FE">
          <w:rPr>
            <w:noProof/>
            <w:webHidden/>
          </w:rPr>
          <w:tab/>
        </w:r>
        <w:r w:rsidRPr="00BC43FE">
          <w:rPr>
            <w:noProof/>
            <w:webHidden/>
          </w:rPr>
          <w:fldChar w:fldCharType="begin"/>
        </w:r>
        <w:r w:rsidRPr="00BC43FE">
          <w:rPr>
            <w:noProof/>
            <w:webHidden/>
          </w:rPr>
          <w:instrText xml:space="preserve"> PAGEREF _Toc257803049 \h </w:instrText>
        </w:r>
        <w:r w:rsidRPr="00BC43FE">
          <w:rPr>
            <w:noProof/>
            <w:webHidden/>
          </w:rPr>
        </w:r>
        <w:r w:rsidRPr="00BC43FE">
          <w:rPr>
            <w:noProof/>
            <w:webHidden/>
          </w:rPr>
          <w:fldChar w:fldCharType="separate"/>
        </w:r>
        <w:r w:rsidRPr="00BC43FE">
          <w:rPr>
            <w:noProof/>
            <w:webHidden/>
          </w:rPr>
          <w:t>9</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50" w:history="1">
        <w:r w:rsidRPr="00BC43FE">
          <w:rPr>
            <w:rStyle w:val="Hipervnculo"/>
            <w:noProof/>
            <w:lang w:val="es-ES_tradnl" w:eastAsia="en-US"/>
          </w:rPr>
          <w:t>1.5 Estructura del trabajo</w:t>
        </w:r>
        <w:r w:rsidRPr="00BC43FE">
          <w:rPr>
            <w:noProof/>
            <w:webHidden/>
          </w:rPr>
          <w:tab/>
        </w:r>
        <w:r w:rsidRPr="00BC43FE">
          <w:rPr>
            <w:noProof/>
            <w:webHidden/>
          </w:rPr>
          <w:fldChar w:fldCharType="begin"/>
        </w:r>
        <w:r w:rsidRPr="00BC43FE">
          <w:rPr>
            <w:noProof/>
            <w:webHidden/>
          </w:rPr>
          <w:instrText xml:space="preserve"> PAGEREF _Toc257803050 \h </w:instrText>
        </w:r>
        <w:r w:rsidRPr="00BC43FE">
          <w:rPr>
            <w:noProof/>
            <w:webHidden/>
          </w:rPr>
        </w:r>
        <w:r w:rsidRPr="00BC43FE">
          <w:rPr>
            <w:noProof/>
            <w:webHidden/>
          </w:rPr>
          <w:fldChar w:fldCharType="separate"/>
        </w:r>
        <w:r w:rsidRPr="00BC43FE">
          <w:rPr>
            <w:noProof/>
            <w:webHidden/>
          </w:rPr>
          <w:t>12</w:t>
        </w:r>
        <w:r w:rsidRPr="00BC43FE">
          <w:rPr>
            <w:noProof/>
            <w:webHidden/>
          </w:rPr>
          <w:fldChar w:fldCharType="end"/>
        </w:r>
      </w:hyperlink>
    </w:p>
    <w:p w:rsidR="00BC43FE" w:rsidRPr="00BC43FE" w:rsidRDefault="00BC43FE">
      <w:pPr>
        <w:pStyle w:val="TDC1"/>
        <w:tabs>
          <w:tab w:val="right" w:leader="dot" w:pos="8828"/>
        </w:tabs>
        <w:rPr>
          <w:rFonts w:eastAsiaTheme="minorEastAsia" w:cstheme="minorBidi"/>
          <w:b w:val="0"/>
          <w:bCs w:val="0"/>
          <w:caps w:val="0"/>
          <w:noProof/>
          <w:sz w:val="22"/>
          <w:szCs w:val="22"/>
          <w:lang w:val="es-ES"/>
        </w:rPr>
      </w:pPr>
      <w:hyperlink w:anchor="_Toc257803051" w:history="1">
        <w:r w:rsidRPr="00BC43FE">
          <w:rPr>
            <w:rStyle w:val="Hipervnculo"/>
            <w:b w:val="0"/>
            <w:noProof/>
          </w:rPr>
          <w:t>Capitulo 2 - Estado d</w:t>
        </w:r>
        <w:r w:rsidRPr="00BC43FE">
          <w:rPr>
            <w:rStyle w:val="Hipervnculo"/>
            <w:b w:val="0"/>
            <w:noProof/>
          </w:rPr>
          <w:t>e</w:t>
        </w:r>
        <w:r w:rsidRPr="00BC43FE">
          <w:rPr>
            <w:rStyle w:val="Hipervnculo"/>
            <w:b w:val="0"/>
            <w:noProof/>
          </w:rPr>
          <w:t>l arte</w:t>
        </w:r>
        <w:r w:rsidRPr="00BC43FE">
          <w:rPr>
            <w:b w:val="0"/>
            <w:noProof/>
            <w:webHidden/>
          </w:rPr>
          <w:tab/>
        </w:r>
        <w:r w:rsidRPr="00BC43FE">
          <w:rPr>
            <w:b w:val="0"/>
            <w:noProof/>
            <w:webHidden/>
          </w:rPr>
          <w:fldChar w:fldCharType="begin"/>
        </w:r>
        <w:r w:rsidRPr="00BC43FE">
          <w:rPr>
            <w:b w:val="0"/>
            <w:noProof/>
            <w:webHidden/>
          </w:rPr>
          <w:instrText xml:space="preserve"> PAGEREF _Toc257803051 \h </w:instrText>
        </w:r>
        <w:r w:rsidRPr="00BC43FE">
          <w:rPr>
            <w:b w:val="0"/>
            <w:noProof/>
            <w:webHidden/>
          </w:rPr>
        </w:r>
        <w:r w:rsidRPr="00BC43FE">
          <w:rPr>
            <w:b w:val="0"/>
            <w:noProof/>
            <w:webHidden/>
          </w:rPr>
          <w:fldChar w:fldCharType="separate"/>
        </w:r>
        <w:r w:rsidRPr="00BC43FE">
          <w:rPr>
            <w:b w:val="0"/>
            <w:noProof/>
            <w:webHidden/>
          </w:rPr>
          <w:t>14</w:t>
        </w:r>
        <w:r w:rsidRPr="00BC43FE">
          <w:rPr>
            <w:b w:val="0"/>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52" w:history="1">
        <w:r w:rsidRPr="00BC43FE">
          <w:rPr>
            <w:rStyle w:val="Hipervnculo"/>
            <w:noProof/>
          </w:rPr>
          <w:t>2.1 Aprendizaje supervisado</w:t>
        </w:r>
        <w:r w:rsidRPr="00BC43FE">
          <w:rPr>
            <w:noProof/>
            <w:webHidden/>
          </w:rPr>
          <w:tab/>
        </w:r>
        <w:r w:rsidRPr="00BC43FE">
          <w:rPr>
            <w:noProof/>
            <w:webHidden/>
          </w:rPr>
          <w:fldChar w:fldCharType="begin"/>
        </w:r>
        <w:r w:rsidRPr="00BC43FE">
          <w:rPr>
            <w:noProof/>
            <w:webHidden/>
          </w:rPr>
          <w:instrText xml:space="preserve"> PAGEREF _Toc257803052 \h </w:instrText>
        </w:r>
        <w:r w:rsidRPr="00BC43FE">
          <w:rPr>
            <w:noProof/>
            <w:webHidden/>
          </w:rPr>
        </w:r>
        <w:r w:rsidRPr="00BC43FE">
          <w:rPr>
            <w:noProof/>
            <w:webHidden/>
          </w:rPr>
          <w:fldChar w:fldCharType="separate"/>
        </w:r>
        <w:r w:rsidRPr="00BC43FE">
          <w:rPr>
            <w:noProof/>
            <w:webHidden/>
          </w:rPr>
          <w:t>14</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53" w:history="1">
        <w:r w:rsidRPr="00BC43FE">
          <w:rPr>
            <w:rStyle w:val="Hipervnculo"/>
            <w:noProof/>
          </w:rPr>
          <w:t>2.2.1 Regresión Lineal Simple</w:t>
        </w:r>
        <w:r w:rsidRPr="00BC43FE">
          <w:rPr>
            <w:noProof/>
            <w:webHidden/>
          </w:rPr>
          <w:tab/>
        </w:r>
        <w:r w:rsidRPr="00BC43FE">
          <w:rPr>
            <w:noProof/>
            <w:webHidden/>
          </w:rPr>
          <w:fldChar w:fldCharType="begin"/>
        </w:r>
        <w:r w:rsidRPr="00BC43FE">
          <w:rPr>
            <w:noProof/>
            <w:webHidden/>
          </w:rPr>
          <w:instrText xml:space="preserve"> PAGEREF _Toc257803053 \h </w:instrText>
        </w:r>
        <w:r w:rsidRPr="00BC43FE">
          <w:rPr>
            <w:noProof/>
            <w:webHidden/>
          </w:rPr>
        </w:r>
        <w:r w:rsidRPr="00BC43FE">
          <w:rPr>
            <w:noProof/>
            <w:webHidden/>
          </w:rPr>
          <w:fldChar w:fldCharType="separate"/>
        </w:r>
        <w:r w:rsidRPr="00BC43FE">
          <w:rPr>
            <w:noProof/>
            <w:webHidden/>
          </w:rPr>
          <w:t>16</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54" w:history="1">
        <w:r w:rsidRPr="00BC43FE">
          <w:rPr>
            <w:rStyle w:val="Hipervnculo"/>
            <w:noProof/>
          </w:rPr>
          <w:t>2.2.2 Redes neurales para regresión</w:t>
        </w:r>
        <w:r w:rsidRPr="00BC43FE">
          <w:rPr>
            <w:noProof/>
            <w:webHidden/>
          </w:rPr>
          <w:tab/>
        </w:r>
        <w:r w:rsidRPr="00BC43FE">
          <w:rPr>
            <w:noProof/>
            <w:webHidden/>
          </w:rPr>
          <w:fldChar w:fldCharType="begin"/>
        </w:r>
        <w:r w:rsidRPr="00BC43FE">
          <w:rPr>
            <w:noProof/>
            <w:webHidden/>
          </w:rPr>
          <w:instrText xml:space="preserve"> PAGEREF _Toc257803054 \h </w:instrText>
        </w:r>
        <w:r w:rsidRPr="00BC43FE">
          <w:rPr>
            <w:noProof/>
            <w:webHidden/>
          </w:rPr>
        </w:r>
        <w:r w:rsidRPr="00BC43FE">
          <w:rPr>
            <w:noProof/>
            <w:webHidden/>
          </w:rPr>
          <w:fldChar w:fldCharType="separate"/>
        </w:r>
        <w:r w:rsidRPr="00BC43FE">
          <w:rPr>
            <w:noProof/>
            <w:webHidden/>
          </w:rPr>
          <w:t>18</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55" w:history="1">
        <w:r w:rsidRPr="00BC43FE">
          <w:rPr>
            <w:rStyle w:val="Hipervnculo"/>
            <w:noProof/>
          </w:rPr>
          <w:t>2.2.3 Árboles modelos y de regresión</w:t>
        </w:r>
        <w:r w:rsidRPr="00BC43FE">
          <w:rPr>
            <w:noProof/>
            <w:webHidden/>
          </w:rPr>
          <w:tab/>
        </w:r>
        <w:r w:rsidRPr="00BC43FE">
          <w:rPr>
            <w:noProof/>
            <w:webHidden/>
          </w:rPr>
          <w:fldChar w:fldCharType="begin"/>
        </w:r>
        <w:r w:rsidRPr="00BC43FE">
          <w:rPr>
            <w:noProof/>
            <w:webHidden/>
          </w:rPr>
          <w:instrText xml:space="preserve"> PAGEREF _Toc257803055 \h </w:instrText>
        </w:r>
        <w:r w:rsidRPr="00BC43FE">
          <w:rPr>
            <w:noProof/>
            <w:webHidden/>
          </w:rPr>
        </w:r>
        <w:r w:rsidRPr="00BC43FE">
          <w:rPr>
            <w:noProof/>
            <w:webHidden/>
          </w:rPr>
          <w:fldChar w:fldCharType="separate"/>
        </w:r>
        <w:r w:rsidRPr="00BC43FE">
          <w:rPr>
            <w:noProof/>
            <w:webHidden/>
          </w:rPr>
          <w:t>21</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56" w:history="1">
        <w:r w:rsidRPr="00BC43FE">
          <w:rPr>
            <w:rStyle w:val="Hipervnculo"/>
            <w:noProof/>
          </w:rPr>
          <w:t>2.2.4 Maquinas de Soporte Vectorial para regresión</w:t>
        </w:r>
        <w:r w:rsidRPr="00BC43FE">
          <w:rPr>
            <w:noProof/>
            <w:webHidden/>
          </w:rPr>
          <w:tab/>
        </w:r>
        <w:r w:rsidRPr="00BC43FE">
          <w:rPr>
            <w:noProof/>
            <w:webHidden/>
          </w:rPr>
          <w:fldChar w:fldCharType="begin"/>
        </w:r>
        <w:r w:rsidRPr="00BC43FE">
          <w:rPr>
            <w:noProof/>
            <w:webHidden/>
          </w:rPr>
          <w:instrText xml:space="preserve"> PAGEREF _Toc257803056 \h </w:instrText>
        </w:r>
        <w:r w:rsidRPr="00BC43FE">
          <w:rPr>
            <w:noProof/>
            <w:webHidden/>
          </w:rPr>
        </w:r>
        <w:r w:rsidRPr="00BC43FE">
          <w:rPr>
            <w:noProof/>
            <w:webHidden/>
          </w:rPr>
          <w:fldChar w:fldCharType="separate"/>
        </w:r>
        <w:r w:rsidRPr="00BC43FE">
          <w:rPr>
            <w:noProof/>
            <w:webHidden/>
          </w:rPr>
          <w:t>23</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57" w:history="1">
        <w:r w:rsidRPr="00BC43FE">
          <w:rPr>
            <w:rStyle w:val="Hipervnculo"/>
            <w:noProof/>
          </w:rPr>
          <w:t>2.3 Problema de predicción de oleaje</w:t>
        </w:r>
        <w:r w:rsidRPr="00BC43FE">
          <w:rPr>
            <w:noProof/>
            <w:webHidden/>
          </w:rPr>
          <w:tab/>
        </w:r>
        <w:r w:rsidRPr="00BC43FE">
          <w:rPr>
            <w:noProof/>
            <w:webHidden/>
          </w:rPr>
          <w:fldChar w:fldCharType="begin"/>
        </w:r>
        <w:r w:rsidRPr="00BC43FE">
          <w:rPr>
            <w:noProof/>
            <w:webHidden/>
          </w:rPr>
          <w:instrText xml:space="preserve"> PAGEREF _Toc257803057 \h </w:instrText>
        </w:r>
        <w:r w:rsidRPr="00BC43FE">
          <w:rPr>
            <w:noProof/>
            <w:webHidden/>
          </w:rPr>
        </w:r>
        <w:r w:rsidRPr="00BC43FE">
          <w:rPr>
            <w:noProof/>
            <w:webHidden/>
          </w:rPr>
          <w:fldChar w:fldCharType="separate"/>
        </w:r>
        <w:r w:rsidRPr="00BC43FE">
          <w:rPr>
            <w:noProof/>
            <w:webHidden/>
          </w:rPr>
          <w:t>25</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58" w:history="1">
        <w:r w:rsidRPr="00BC43FE">
          <w:rPr>
            <w:rStyle w:val="Hipervnculo"/>
            <w:noProof/>
          </w:rPr>
          <w:t>2.4 Trabajos relacionados a la predicción de oleaje</w:t>
        </w:r>
        <w:r w:rsidRPr="00BC43FE">
          <w:rPr>
            <w:noProof/>
            <w:webHidden/>
          </w:rPr>
          <w:tab/>
        </w:r>
        <w:r w:rsidRPr="00BC43FE">
          <w:rPr>
            <w:noProof/>
            <w:webHidden/>
          </w:rPr>
          <w:fldChar w:fldCharType="begin"/>
        </w:r>
        <w:r w:rsidRPr="00BC43FE">
          <w:rPr>
            <w:noProof/>
            <w:webHidden/>
          </w:rPr>
          <w:instrText xml:space="preserve"> PAGEREF _Toc257803058 \h </w:instrText>
        </w:r>
        <w:r w:rsidRPr="00BC43FE">
          <w:rPr>
            <w:noProof/>
            <w:webHidden/>
          </w:rPr>
        </w:r>
        <w:r w:rsidRPr="00BC43FE">
          <w:rPr>
            <w:noProof/>
            <w:webHidden/>
          </w:rPr>
          <w:fldChar w:fldCharType="separate"/>
        </w:r>
        <w:r w:rsidRPr="00BC43FE">
          <w:rPr>
            <w:noProof/>
            <w:webHidden/>
          </w:rPr>
          <w:t>27</w:t>
        </w:r>
        <w:r w:rsidRPr="00BC43FE">
          <w:rPr>
            <w:noProof/>
            <w:webHidden/>
          </w:rPr>
          <w:fldChar w:fldCharType="end"/>
        </w:r>
      </w:hyperlink>
    </w:p>
    <w:p w:rsidR="00BC43FE" w:rsidRPr="00BC43FE" w:rsidRDefault="00BC43FE">
      <w:pPr>
        <w:pStyle w:val="TDC1"/>
        <w:tabs>
          <w:tab w:val="right" w:leader="dot" w:pos="8828"/>
        </w:tabs>
        <w:rPr>
          <w:rFonts w:eastAsiaTheme="minorEastAsia" w:cstheme="minorBidi"/>
          <w:b w:val="0"/>
          <w:bCs w:val="0"/>
          <w:caps w:val="0"/>
          <w:noProof/>
          <w:sz w:val="22"/>
          <w:szCs w:val="22"/>
          <w:lang w:val="es-ES"/>
        </w:rPr>
      </w:pPr>
      <w:hyperlink w:anchor="_Toc257803059" w:history="1">
        <w:r w:rsidRPr="00BC43FE">
          <w:rPr>
            <w:rStyle w:val="Hipervnculo"/>
            <w:b w:val="0"/>
            <w:noProof/>
            <w:lang w:val="es-ES_tradnl"/>
          </w:rPr>
          <w:t>Capitulo 3 – Datos para predicción de oleaje</w:t>
        </w:r>
        <w:r w:rsidRPr="00BC43FE">
          <w:rPr>
            <w:b w:val="0"/>
            <w:noProof/>
            <w:webHidden/>
          </w:rPr>
          <w:tab/>
        </w:r>
        <w:r w:rsidRPr="00BC43FE">
          <w:rPr>
            <w:b w:val="0"/>
            <w:noProof/>
            <w:webHidden/>
          </w:rPr>
          <w:fldChar w:fldCharType="begin"/>
        </w:r>
        <w:r w:rsidRPr="00BC43FE">
          <w:rPr>
            <w:b w:val="0"/>
            <w:noProof/>
            <w:webHidden/>
          </w:rPr>
          <w:instrText xml:space="preserve"> PAGEREF _Toc257803059 \h </w:instrText>
        </w:r>
        <w:r w:rsidRPr="00BC43FE">
          <w:rPr>
            <w:b w:val="0"/>
            <w:noProof/>
            <w:webHidden/>
          </w:rPr>
        </w:r>
        <w:r w:rsidRPr="00BC43FE">
          <w:rPr>
            <w:b w:val="0"/>
            <w:noProof/>
            <w:webHidden/>
          </w:rPr>
          <w:fldChar w:fldCharType="separate"/>
        </w:r>
        <w:r w:rsidRPr="00BC43FE">
          <w:rPr>
            <w:b w:val="0"/>
            <w:noProof/>
            <w:webHidden/>
          </w:rPr>
          <w:t>29</w:t>
        </w:r>
        <w:r w:rsidRPr="00BC43FE">
          <w:rPr>
            <w:b w:val="0"/>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0" w:history="1">
        <w:r w:rsidRPr="00BC43FE">
          <w:rPr>
            <w:rStyle w:val="Hipervnculo"/>
            <w:noProof/>
            <w:lang w:val="es-ES_tradnl"/>
          </w:rPr>
          <w:t>3.1 Olas – Conceptos generales</w:t>
        </w:r>
        <w:r w:rsidRPr="00BC43FE">
          <w:rPr>
            <w:noProof/>
            <w:webHidden/>
          </w:rPr>
          <w:tab/>
        </w:r>
        <w:r w:rsidRPr="00BC43FE">
          <w:rPr>
            <w:noProof/>
            <w:webHidden/>
          </w:rPr>
          <w:fldChar w:fldCharType="begin"/>
        </w:r>
        <w:r w:rsidRPr="00BC43FE">
          <w:rPr>
            <w:noProof/>
            <w:webHidden/>
          </w:rPr>
          <w:instrText xml:space="preserve"> PAGEREF _Toc257803060 \h </w:instrText>
        </w:r>
        <w:r w:rsidRPr="00BC43FE">
          <w:rPr>
            <w:noProof/>
            <w:webHidden/>
          </w:rPr>
        </w:r>
        <w:r w:rsidRPr="00BC43FE">
          <w:rPr>
            <w:noProof/>
            <w:webHidden/>
          </w:rPr>
          <w:fldChar w:fldCharType="separate"/>
        </w:r>
        <w:r w:rsidRPr="00BC43FE">
          <w:rPr>
            <w:noProof/>
            <w:webHidden/>
          </w:rPr>
          <w:t>29</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1" w:history="1">
        <w:r w:rsidRPr="00BC43FE">
          <w:rPr>
            <w:rStyle w:val="Hipervnculo"/>
            <w:noProof/>
          </w:rPr>
          <w:t>3.2 Observaciones Visuales</w:t>
        </w:r>
        <w:r w:rsidRPr="00BC43FE">
          <w:rPr>
            <w:noProof/>
            <w:webHidden/>
          </w:rPr>
          <w:tab/>
        </w:r>
        <w:r w:rsidRPr="00BC43FE">
          <w:rPr>
            <w:noProof/>
            <w:webHidden/>
          </w:rPr>
          <w:fldChar w:fldCharType="begin"/>
        </w:r>
        <w:r w:rsidRPr="00BC43FE">
          <w:rPr>
            <w:noProof/>
            <w:webHidden/>
          </w:rPr>
          <w:instrText xml:space="preserve"> PAGEREF _Toc257803061 \h </w:instrText>
        </w:r>
        <w:r w:rsidRPr="00BC43FE">
          <w:rPr>
            <w:noProof/>
            <w:webHidden/>
          </w:rPr>
        </w:r>
        <w:r w:rsidRPr="00BC43FE">
          <w:rPr>
            <w:noProof/>
            <w:webHidden/>
          </w:rPr>
          <w:fldChar w:fldCharType="separate"/>
        </w:r>
        <w:r w:rsidRPr="00BC43FE">
          <w:rPr>
            <w:noProof/>
            <w:webHidden/>
          </w:rPr>
          <w:t>31</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2" w:history="1">
        <w:r w:rsidRPr="00BC43FE">
          <w:rPr>
            <w:rStyle w:val="Hipervnculo"/>
            <w:noProof/>
          </w:rPr>
          <w:t>3.3 Modelo WAVEWATCH III</w:t>
        </w:r>
        <w:r w:rsidRPr="00BC43FE">
          <w:rPr>
            <w:noProof/>
            <w:webHidden/>
          </w:rPr>
          <w:tab/>
        </w:r>
        <w:r w:rsidRPr="00BC43FE">
          <w:rPr>
            <w:noProof/>
            <w:webHidden/>
          </w:rPr>
          <w:fldChar w:fldCharType="begin"/>
        </w:r>
        <w:r w:rsidRPr="00BC43FE">
          <w:rPr>
            <w:noProof/>
            <w:webHidden/>
          </w:rPr>
          <w:instrText xml:space="preserve"> PAGEREF _Toc257803062 \h </w:instrText>
        </w:r>
        <w:r w:rsidRPr="00BC43FE">
          <w:rPr>
            <w:noProof/>
            <w:webHidden/>
          </w:rPr>
        </w:r>
        <w:r w:rsidRPr="00BC43FE">
          <w:rPr>
            <w:noProof/>
            <w:webHidden/>
          </w:rPr>
          <w:fldChar w:fldCharType="separate"/>
        </w:r>
        <w:r w:rsidRPr="00BC43FE">
          <w:rPr>
            <w:noProof/>
            <w:webHidden/>
          </w:rPr>
          <w:t>33</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3" w:history="1">
        <w:r w:rsidRPr="00BC43FE">
          <w:rPr>
            <w:rStyle w:val="Hipervnculo"/>
            <w:noProof/>
          </w:rPr>
          <w:t>3.4 Pre procesamiento</w:t>
        </w:r>
        <w:r w:rsidRPr="00BC43FE">
          <w:rPr>
            <w:noProof/>
            <w:webHidden/>
          </w:rPr>
          <w:tab/>
        </w:r>
        <w:r w:rsidRPr="00BC43FE">
          <w:rPr>
            <w:noProof/>
            <w:webHidden/>
          </w:rPr>
          <w:fldChar w:fldCharType="begin"/>
        </w:r>
        <w:r w:rsidRPr="00BC43FE">
          <w:rPr>
            <w:noProof/>
            <w:webHidden/>
          </w:rPr>
          <w:instrText xml:space="preserve"> PAGEREF _Toc257803063 \h </w:instrText>
        </w:r>
        <w:r w:rsidRPr="00BC43FE">
          <w:rPr>
            <w:noProof/>
            <w:webHidden/>
          </w:rPr>
        </w:r>
        <w:r w:rsidRPr="00BC43FE">
          <w:rPr>
            <w:noProof/>
            <w:webHidden/>
          </w:rPr>
          <w:fldChar w:fldCharType="separate"/>
        </w:r>
        <w:r w:rsidRPr="00BC43FE">
          <w:rPr>
            <w:noProof/>
            <w:webHidden/>
          </w:rPr>
          <w:t>35</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4" w:history="1">
        <w:r w:rsidRPr="00BC43FE">
          <w:rPr>
            <w:rStyle w:val="Hipervnculo"/>
            <w:noProof/>
          </w:rPr>
          <w:t>3.5 Modelos de instancias</w:t>
        </w:r>
        <w:r w:rsidRPr="00BC43FE">
          <w:rPr>
            <w:noProof/>
            <w:webHidden/>
          </w:rPr>
          <w:tab/>
        </w:r>
        <w:r w:rsidRPr="00BC43FE">
          <w:rPr>
            <w:noProof/>
            <w:webHidden/>
          </w:rPr>
          <w:fldChar w:fldCharType="begin"/>
        </w:r>
        <w:r w:rsidRPr="00BC43FE">
          <w:rPr>
            <w:noProof/>
            <w:webHidden/>
          </w:rPr>
          <w:instrText xml:space="preserve"> PAGEREF _Toc257803064 \h </w:instrText>
        </w:r>
        <w:r w:rsidRPr="00BC43FE">
          <w:rPr>
            <w:noProof/>
            <w:webHidden/>
          </w:rPr>
        </w:r>
        <w:r w:rsidRPr="00BC43FE">
          <w:rPr>
            <w:noProof/>
            <w:webHidden/>
          </w:rPr>
          <w:fldChar w:fldCharType="separate"/>
        </w:r>
        <w:r w:rsidRPr="00BC43FE">
          <w:rPr>
            <w:noProof/>
            <w:webHidden/>
          </w:rPr>
          <w:t>36</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5" w:history="1">
        <w:r w:rsidRPr="00BC43FE">
          <w:rPr>
            <w:rStyle w:val="Hipervnculo"/>
            <w:noProof/>
          </w:rPr>
          <w:t>3.6 Conjuntos de entrenamiento</w:t>
        </w:r>
        <w:r w:rsidRPr="00BC43FE">
          <w:rPr>
            <w:noProof/>
            <w:webHidden/>
          </w:rPr>
          <w:tab/>
        </w:r>
        <w:r w:rsidRPr="00BC43FE">
          <w:rPr>
            <w:noProof/>
            <w:webHidden/>
          </w:rPr>
          <w:fldChar w:fldCharType="begin"/>
        </w:r>
        <w:r w:rsidRPr="00BC43FE">
          <w:rPr>
            <w:noProof/>
            <w:webHidden/>
          </w:rPr>
          <w:instrText xml:space="preserve"> PAGEREF _Toc257803065 \h </w:instrText>
        </w:r>
        <w:r w:rsidRPr="00BC43FE">
          <w:rPr>
            <w:noProof/>
            <w:webHidden/>
          </w:rPr>
        </w:r>
        <w:r w:rsidRPr="00BC43FE">
          <w:rPr>
            <w:noProof/>
            <w:webHidden/>
          </w:rPr>
          <w:fldChar w:fldCharType="separate"/>
        </w:r>
        <w:r w:rsidRPr="00BC43FE">
          <w:rPr>
            <w:noProof/>
            <w:webHidden/>
          </w:rPr>
          <w:t>37</w:t>
        </w:r>
        <w:r w:rsidRPr="00BC43FE">
          <w:rPr>
            <w:noProof/>
            <w:webHidden/>
          </w:rPr>
          <w:fldChar w:fldCharType="end"/>
        </w:r>
      </w:hyperlink>
    </w:p>
    <w:p w:rsidR="00BC43FE" w:rsidRPr="00BC43FE" w:rsidRDefault="00BC43FE">
      <w:pPr>
        <w:pStyle w:val="TDC1"/>
        <w:tabs>
          <w:tab w:val="right" w:leader="dot" w:pos="8828"/>
        </w:tabs>
        <w:rPr>
          <w:rFonts w:eastAsiaTheme="minorEastAsia" w:cstheme="minorBidi"/>
          <w:b w:val="0"/>
          <w:bCs w:val="0"/>
          <w:caps w:val="0"/>
          <w:noProof/>
          <w:sz w:val="22"/>
          <w:szCs w:val="22"/>
          <w:lang w:val="es-ES"/>
        </w:rPr>
      </w:pPr>
      <w:hyperlink w:anchor="_Toc257803066" w:history="1">
        <w:r w:rsidRPr="00BC43FE">
          <w:rPr>
            <w:rStyle w:val="Hipervnculo"/>
            <w:b w:val="0"/>
            <w:noProof/>
            <w:lang w:val="es-ES_tradnl"/>
          </w:rPr>
          <w:t>Capitulo 5 - Desarrollo de la aplicación</w:t>
        </w:r>
        <w:r w:rsidRPr="00BC43FE">
          <w:rPr>
            <w:b w:val="0"/>
            <w:noProof/>
            <w:webHidden/>
          </w:rPr>
          <w:tab/>
        </w:r>
        <w:r w:rsidRPr="00BC43FE">
          <w:rPr>
            <w:b w:val="0"/>
            <w:noProof/>
            <w:webHidden/>
          </w:rPr>
          <w:fldChar w:fldCharType="begin"/>
        </w:r>
        <w:r w:rsidRPr="00BC43FE">
          <w:rPr>
            <w:b w:val="0"/>
            <w:noProof/>
            <w:webHidden/>
          </w:rPr>
          <w:instrText xml:space="preserve"> PAGEREF _Toc257803066 \h </w:instrText>
        </w:r>
        <w:r w:rsidRPr="00BC43FE">
          <w:rPr>
            <w:b w:val="0"/>
            <w:noProof/>
            <w:webHidden/>
          </w:rPr>
        </w:r>
        <w:r w:rsidRPr="00BC43FE">
          <w:rPr>
            <w:b w:val="0"/>
            <w:noProof/>
            <w:webHidden/>
          </w:rPr>
          <w:fldChar w:fldCharType="separate"/>
        </w:r>
        <w:r w:rsidRPr="00BC43FE">
          <w:rPr>
            <w:b w:val="0"/>
            <w:noProof/>
            <w:webHidden/>
          </w:rPr>
          <w:t>38</w:t>
        </w:r>
        <w:r w:rsidRPr="00BC43FE">
          <w:rPr>
            <w:b w:val="0"/>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67" w:history="1">
        <w:r w:rsidRPr="00BC43FE">
          <w:rPr>
            <w:rStyle w:val="Hipervnculo"/>
            <w:noProof/>
            <w:lang w:val="es-ES_tradnl"/>
          </w:rPr>
          <w:t>5.1 Descripción de la aplicación</w:t>
        </w:r>
        <w:r w:rsidRPr="00BC43FE">
          <w:rPr>
            <w:noProof/>
            <w:webHidden/>
          </w:rPr>
          <w:tab/>
        </w:r>
        <w:r w:rsidRPr="00BC43FE">
          <w:rPr>
            <w:noProof/>
            <w:webHidden/>
          </w:rPr>
          <w:fldChar w:fldCharType="begin"/>
        </w:r>
        <w:r w:rsidRPr="00BC43FE">
          <w:rPr>
            <w:noProof/>
            <w:webHidden/>
          </w:rPr>
          <w:instrText xml:space="preserve"> PAGEREF _Toc257803067 \h </w:instrText>
        </w:r>
        <w:r w:rsidRPr="00BC43FE">
          <w:rPr>
            <w:noProof/>
            <w:webHidden/>
          </w:rPr>
        </w:r>
        <w:r w:rsidRPr="00BC43FE">
          <w:rPr>
            <w:noProof/>
            <w:webHidden/>
          </w:rPr>
          <w:fldChar w:fldCharType="separate"/>
        </w:r>
        <w:r w:rsidRPr="00BC43FE">
          <w:rPr>
            <w:noProof/>
            <w:webHidden/>
          </w:rPr>
          <w:t>38</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68" w:history="1">
        <w:r w:rsidRPr="00BC43FE">
          <w:rPr>
            <w:rStyle w:val="Hipervnculo"/>
            <w:noProof/>
            <w:lang w:val="es-ES_tradnl"/>
          </w:rPr>
          <w:t>5.1.1 Que diferencia a Surf-Forecaster de los demás sistemas de pronósticos ya existentes?</w:t>
        </w:r>
        <w:r w:rsidRPr="00BC43FE">
          <w:rPr>
            <w:noProof/>
            <w:webHidden/>
          </w:rPr>
          <w:tab/>
        </w:r>
        <w:r w:rsidRPr="00BC43FE">
          <w:rPr>
            <w:noProof/>
            <w:webHidden/>
          </w:rPr>
          <w:fldChar w:fldCharType="begin"/>
        </w:r>
        <w:r w:rsidRPr="00BC43FE">
          <w:rPr>
            <w:noProof/>
            <w:webHidden/>
          </w:rPr>
          <w:instrText xml:space="preserve"> PAGEREF _Toc257803068 \h </w:instrText>
        </w:r>
        <w:r w:rsidRPr="00BC43FE">
          <w:rPr>
            <w:noProof/>
            <w:webHidden/>
          </w:rPr>
        </w:r>
        <w:r w:rsidRPr="00BC43FE">
          <w:rPr>
            <w:noProof/>
            <w:webHidden/>
          </w:rPr>
          <w:fldChar w:fldCharType="separate"/>
        </w:r>
        <w:r w:rsidRPr="00BC43FE">
          <w:rPr>
            <w:noProof/>
            <w:webHidden/>
          </w:rPr>
          <w:t>38</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69" w:history="1">
        <w:r w:rsidRPr="00BC43FE">
          <w:rPr>
            <w:rStyle w:val="Hipervnculo"/>
            <w:noProof/>
            <w:lang w:val="es-ES_tradnl"/>
          </w:rPr>
          <w:t>5.1.2 Como logra pronosticar Surf-Forecaster?</w:t>
        </w:r>
        <w:r w:rsidRPr="00BC43FE">
          <w:rPr>
            <w:noProof/>
            <w:webHidden/>
          </w:rPr>
          <w:tab/>
        </w:r>
        <w:r w:rsidRPr="00BC43FE">
          <w:rPr>
            <w:noProof/>
            <w:webHidden/>
          </w:rPr>
          <w:fldChar w:fldCharType="begin"/>
        </w:r>
        <w:r w:rsidRPr="00BC43FE">
          <w:rPr>
            <w:noProof/>
            <w:webHidden/>
          </w:rPr>
          <w:instrText xml:space="preserve"> PAGEREF _Toc257803069 \h </w:instrText>
        </w:r>
        <w:r w:rsidRPr="00BC43FE">
          <w:rPr>
            <w:noProof/>
            <w:webHidden/>
          </w:rPr>
        </w:r>
        <w:r w:rsidRPr="00BC43FE">
          <w:rPr>
            <w:noProof/>
            <w:webHidden/>
          </w:rPr>
          <w:fldChar w:fldCharType="separate"/>
        </w:r>
        <w:r w:rsidRPr="00BC43FE">
          <w:rPr>
            <w:noProof/>
            <w:webHidden/>
          </w:rPr>
          <w:t>38</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70" w:history="1">
        <w:r w:rsidRPr="00BC43FE">
          <w:rPr>
            <w:rStyle w:val="Hipervnculo"/>
            <w:noProof/>
            <w:lang w:val="es-ES_tradnl"/>
          </w:rPr>
          <w:t>5.2 Tipos de usuario</w:t>
        </w:r>
        <w:r w:rsidRPr="00BC43FE">
          <w:rPr>
            <w:noProof/>
            <w:webHidden/>
          </w:rPr>
          <w:tab/>
        </w:r>
        <w:r w:rsidRPr="00BC43FE">
          <w:rPr>
            <w:noProof/>
            <w:webHidden/>
          </w:rPr>
          <w:fldChar w:fldCharType="begin"/>
        </w:r>
        <w:r w:rsidRPr="00BC43FE">
          <w:rPr>
            <w:noProof/>
            <w:webHidden/>
          </w:rPr>
          <w:instrText xml:space="preserve"> PAGEREF _Toc257803070 \h </w:instrText>
        </w:r>
        <w:r w:rsidRPr="00BC43FE">
          <w:rPr>
            <w:noProof/>
            <w:webHidden/>
          </w:rPr>
        </w:r>
        <w:r w:rsidRPr="00BC43FE">
          <w:rPr>
            <w:noProof/>
            <w:webHidden/>
          </w:rPr>
          <w:fldChar w:fldCharType="separate"/>
        </w:r>
        <w:r w:rsidRPr="00BC43FE">
          <w:rPr>
            <w:noProof/>
            <w:webHidden/>
          </w:rPr>
          <w:t>40</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1" w:history="1">
        <w:r w:rsidRPr="00BC43FE">
          <w:rPr>
            <w:rStyle w:val="Hipervnculo"/>
            <w:noProof/>
            <w:lang w:val="es-ES_tradnl"/>
          </w:rPr>
          <w:t>5.2.1 Usuario no registrado u anónimo</w:t>
        </w:r>
        <w:r w:rsidRPr="00BC43FE">
          <w:rPr>
            <w:noProof/>
            <w:webHidden/>
          </w:rPr>
          <w:tab/>
        </w:r>
        <w:r w:rsidRPr="00BC43FE">
          <w:rPr>
            <w:noProof/>
            <w:webHidden/>
          </w:rPr>
          <w:fldChar w:fldCharType="begin"/>
        </w:r>
        <w:r w:rsidRPr="00BC43FE">
          <w:rPr>
            <w:noProof/>
            <w:webHidden/>
          </w:rPr>
          <w:instrText xml:space="preserve"> PAGEREF _Toc257803071 \h </w:instrText>
        </w:r>
        <w:r w:rsidRPr="00BC43FE">
          <w:rPr>
            <w:noProof/>
            <w:webHidden/>
          </w:rPr>
        </w:r>
        <w:r w:rsidRPr="00BC43FE">
          <w:rPr>
            <w:noProof/>
            <w:webHidden/>
          </w:rPr>
          <w:fldChar w:fldCharType="separate"/>
        </w:r>
        <w:r w:rsidRPr="00BC43FE">
          <w:rPr>
            <w:noProof/>
            <w:webHidden/>
          </w:rPr>
          <w:t>40</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2" w:history="1">
        <w:r w:rsidRPr="00BC43FE">
          <w:rPr>
            <w:rStyle w:val="Hipervnculo"/>
            <w:noProof/>
            <w:lang w:val="es-ES_tradnl"/>
          </w:rPr>
          <w:t>5.2.2 Usuario registrado</w:t>
        </w:r>
        <w:r w:rsidRPr="00BC43FE">
          <w:rPr>
            <w:noProof/>
            <w:webHidden/>
          </w:rPr>
          <w:tab/>
        </w:r>
        <w:r w:rsidRPr="00BC43FE">
          <w:rPr>
            <w:noProof/>
            <w:webHidden/>
          </w:rPr>
          <w:fldChar w:fldCharType="begin"/>
        </w:r>
        <w:r w:rsidRPr="00BC43FE">
          <w:rPr>
            <w:noProof/>
            <w:webHidden/>
          </w:rPr>
          <w:instrText xml:space="preserve"> PAGEREF _Toc257803072 \h </w:instrText>
        </w:r>
        <w:r w:rsidRPr="00BC43FE">
          <w:rPr>
            <w:noProof/>
            <w:webHidden/>
          </w:rPr>
        </w:r>
        <w:r w:rsidRPr="00BC43FE">
          <w:rPr>
            <w:noProof/>
            <w:webHidden/>
          </w:rPr>
          <w:fldChar w:fldCharType="separate"/>
        </w:r>
        <w:r w:rsidRPr="00BC43FE">
          <w:rPr>
            <w:noProof/>
            <w:webHidden/>
          </w:rPr>
          <w:t>40</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3" w:history="1">
        <w:r w:rsidRPr="00BC43FE">
          <w:rPr>
            <w:rStyle w:val="Hipervnculo"/>
            <w:noProof/>
            <w:lang w:val="es-ES_tradnl"/>
          </w:rPr>
          <w:t>5.2.3 Administrador</w:t>
        </w:r>
        <w:r w:rsidRPr="00BC43FE">
          <w:rPr>
            <w:noProof/>
            <w:webHidden/>
          </w:rPr>
          <w:tab/>
        </w:r>
        <w:r w:rsidRPr="00BC43FE">
          <w:rPr>
            <w:noProof/>
            <w:webHidden/>
          </w:rPr>
          <w:fldChar w:fldCharType="begin"/>
        </w:r>
        <w:r w:rsidRPr="00BC43FE">
          <w:rPr>
            <w:noProof/>
            <w:webHidden/>
          </w:rPr>
          <w:instrText xml:space="preserve"> PAGEREF _Toc257803073 \h </w:instrText>
        </w:r>
        <w:r w:rsidRPr="00BC43FE">
          <w:rPr>
            <w:noProof/>
            <w:webHidden/>
          </w:rPr>
        </w:r>
        <w:r w:rsidRPr="00BC43FE">
          <w:rPr>
            <w:noProof/>
            <w:webHidden/>
          </w:rPr>
          <w:fldChar w:fldCharType="separate"/>
        </w:r>
        <w:r w:rsidRPr="00BC43FE">
          <w:rPr>
            <w:noProof/>
            <w:webHidden/>
          </w:rPr>
          <w:t>40</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74" w:history="1">
        <w:r w:rsidRPr="00BC43FE">
          <w:rPr>
            <w:rStyle w:val="Hipervnculo"/>
            <w:noProof/>
            <w:lang w:val="es-ES_tradnl"/>
          </w:rPr>
          <w:t>5.3 Secciones de la aplicación</w:t>
        </w:r>
        <w:r w:rsidRPr="00BC43FE">
          <w:rPr>
            <w:noProof/>
            <w:webHidden/>
          </w:rPr>
          <w:tab/>
        </w:r>
        <w:r w:rsidRPr="00BC43FE">
          <w:rPr>
            <w:noProof/>
            <w:webHidden/>
          </w:rPr>
          <w:fldChar w:fldCharType="begin"/>
        </w:r>
        <w:r w:rsidRPr="00BC43FE">
          <w:rPr>
            <w:noProof/>
            <w:webHidden/>
          </w:rPr>
          <w:instrText xml:space="preserve"> PAGEREF _Toc257803074 \h </w:instrText>
        </w:r>
        <w:r w:rsidRPr="00BC43FE">
          <w:rPr>
            <w:noProof/>
            <w:webHidden/>
          </w:rPr>
        </w:r>
        <w:r w:rsidRPr="00BC43FE">
          <w:rPr>
            <w:noProof/>
            <w:webHidden/>
          </w:rPr>
          <w:fldChar w:fldCharType="separate"/>
        </w:r>
        <w:r w:rsidRPr="00BC43FE">
          <w:rPr>
            <w:noProof/>
            <w:webHidden/>
          </w:rPr>
          <w:t>41</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5" w:history="1">
        <w:r w:rsidRPr="00BC43FE">
          <w:rPr>
            <w:rStyle w:val="Hipervnculo"/>
            <w:noProof/>
            <w:lang w:val="es-ES_tradnl"/>
          </w:rPr>
          <w:t>5.3.1 Pronóstico</w:t>
        </w:r>
        <w:r w:rsidRPr="00BC43FE">
          <w:rPr>
            <w:noProof/>
            <w:webHidden/>
          </w:rPr>
          <w:tab/>
        </w:r>
        <w:r w:rsidRPr="00BC43FE">
          <w:rPr>
            <w:noProof/>
            <w:webHidden/>
          </w:rPr>
          <w:fldChar w:fldCharType="begin"/>
        </w:r>
        <w:r w:rsidRPr="00BC43FE">
          <w:rPr>
            <w:noProof/>
            <w:webHidden/>
          </w:rPr>
          <w:instrText xml:space="preserve"> PAGEREF _Toc257803075 \h </w:instrText>
        </w:r>
        <w:r w:rsidRPr="00BC43FE">
          <w:rPr>
            <w:noProof/>
            <w:webHidden/>
          </w:rPr>
        </w:r>
        <w:r w:rsidRPr="00BC43FE">
          <w:rPr>
            <w:noProof/>
            <w:webHidden/>
          </w:rPr>
          <w:fldChar w:fldCharType="separate"/>
        </w:r>
        <w:r w:rsidRPr="00BC43FE">
          <w:rPr>
            <w:noProof/>
            <w:webHidden/>
          </w:rPr>
          <w:t>41</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6" w:history="1">
        <w:r w:rsidRPr="00BC43FE">
          <w:rPr>
            <w:rStyle w:val="Hipervnculo"/>
            <w:noProof/>
            <w:lang w:val="es-ES_tradnl"/>
          </w:rPr>
          <w:t>5.3.2 Comparación de olas</w:t>
        </w:r>
        <w:r w:rsidRPr="00BC43FE">
          <w:rPr>
            <w:noProof/>
            <w:webHidden/>
          </w:rPr>
          <w:tab/>
        </w:r>
        <w:r w:rsidRPr="00BC43FE">
          <w:rPr>
            <w:noProof/>
            <w:webHidden/>
          </w:rPr>
          <w:fldChar w:fldCharType="begin"/>
        </w:r>
        <w:r w:rsidRPr="00BC43FE">
          <w:rPr>
            <w:noProof/>
            <w:webHidden/>
          </w:rPr>
          <w:instrText xml:space="preserve"> PAGEREF _Toc257803076 \h </w:instrText>
        </w:r>
        <w:r w:rsidRPr="00BC43FE">
          <w:rPr>
            <w:noProof/>
            <w:webHidden/>
          </w:rPr>
        </w:r>
        <w:r w:rsidRPr="00BC43FE">
          <w:rPr>
            <w:noProof/>
            <w:webHidden/>
          </w:rPr>
          <w:fldChar w:fldCharType="separate"/>
        </w:r>
        <w:r w:rsidRPr="00BC43FE">
          <w:rPr>
            <w:noProof/>
            <w:webHidden/>
          </w:rPr>
          <w:t>45</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7" w:history="1">
        <w:r w:rsidRPr="00BC43FE">
          <w:rPr>
            <w:rStyle w:val="Hipervnculo"/>
            <w:noProof/>
            <w:lang w:val="es-ES_tradnl"/>
          </w:rPr>
          <w:t>5.3.3 Nueva ola</w:t>
        </w:r>
        <w:r w:rsidRPr="00BC43FE">
          <w:rPr>
            <w:noProof/>
            <w:webHidden/>
          </w:rPr>
          <w:tab/>
        </w:r>
        <w:r w:rsidRPr="00BC43FE">
          <w:rPr>
            <w:noProof/>
            <w:webHidden/>
          </w:rPr>
          <w:fldChar w:fldCharType="begin"/>
        </w:r>
        <w:r w:rsidRPr="00BC43FE">
          <w:rPr>
            <w:noProof/>
            <w:webHidden/>
          </w:rPr>
          <w:instrText xml:space="preserve"> PAGEREF _Toc257803077 \h </w:instrText>
        </w:r>
        <w:r w:rsidRPr="00BC43FE">
          <w:rPr>
            <w:noProof/>
            <w:webHidden/>
          </w:rPr>
        </w:r>
        <w:r w:rsidRPr="00BC43FE">
          <w:rPr>
            <w:noProof/>
            <w:webHidden/>
          </w:rPr>
          <w:fldChar w:fldCharType="separate"/>
        </w:r>
        <w:r w:rsidRPr="00BC43FE">
          <w:rPr>
            <w:noProof/>
            <w:webHidden/>
          </w:rPr>
          <w:t>52</w:t>
        </w:r>
        <w:r w:rsidRPr="00BC43FE">
          <w:rPr>
            <w:noProof/>
            <w:webHidden/>
          </w:rPr>
          <w:fldChar w:fldCharType="end"/>
        </w:r>
      </w:hyperlink>
    </w:p>
    <w:p w:rsidR="00BC43FE" w:rsidRPr="00BC43FE" w:rsidRDefault="00BC43FE">
      <w:pPr>
        <w:pStyle w:val="TDC3"/>
        <w:tabs>
          <w:tab w:val="right" w:leader="dot" w:pos="8828"/>
        </w:tabs>
        <w:rPr>
          <w:rFonts w:eastAsiaTheme="minorEastAsia" w:cstheme="minorBidi"/>
          <w:iCs w:val="0"/>
          <w:noProof/>
          <w:szCs w:val="22"/>
          <w:lang w:val="es-ES"/>
        </w:rPr>
      </w:pPr>
      <w:hyperlink w:anchor="_Toc257803078" w:history="1">
        <w:r w:rsidRPr="00BC43FE">
          <w:rPr>
            <w:rStyle w:val="Hipervnculo"/>
            <w:noProof/>
            <w:lang w:val="es-ES_tradnl"/>
          </w:rPr>
          <w:t>5.3.4 Mis olas</w:t>
        </w:r>
        <w:r w:rsidRPr="00BC43FE">
          <w:rPr>
            <w:noProof/>
            <w:webHidden/>
          </w:rPr>
          <w:tab/>
        </w:r>
        <w:r w:rsidRPr="00BC43FE">
          <w:rPr>
            <w:noProof/>
            <w:webHidden/>
          </w:rPr>
          <w:fldChar w:fldCharType="begin"/>
        </w:r>
        <w:r w:rsidRPr="00BC43FE">
          <w:rPr>
            <w:noProof/>
            <w:webHidden/>
          </w:rPr>
          <w:instrText xml:space="preserve"> PAGEREF _Toc257803078 \h </w:instrText>
        </w:r>
        <w:r w:rsidRPr="00BC43FE">
          <w:rPr>
            <w:noProof/>
            <w:webHidden/>
          </w:rPr>
        </w:r>
        <w:r w:rsidRPr="00BC43FE">
          <w:rPr>
            <w:noProof/>
            <w:webHidden/>
          </w:rPr>
          <w:fldChar w:fldCharType="separate"/>
        </w:r>
        <w:r w:rsidRPr="00BC43FE">
          <w:rPr>
            <w:noProof/>
            <w:webHidden/>
          </w:rPr>
          <w:t>55</w:t>
        </w:r>
        <w:r w:rsidRPr="00BC43FE">
          <w:rPr>
            <w:noProof/>
            <w:webHidden/>
          </w:rPr>
          <w:fldChar w:fldCharType="end"/>
        </w:r>
      </w:hyperlink>
    </w:p>
    <w:p w:rsidR="00BC43FE" w:rsidRPr="00BC43FE" w:rsidRDefault="00BC43FE">
      <w:pPr>
        <w:pStyle w:val="TDC1"/>
        <w:tabs>
          <w:tab w:val="right" w:leader="dot" w:pos="8828"/>
        </w:tabs>
        <w:rPr>
          <w:rFonts w:eastAsiaTheme="minorEastAsia" w:cstheme="minorBidi"/>
          <w:b w:val="0"/>
          <w:bCs w:val="0"/>
          <w:caps w:val="0"/>
          <w:noProof/>
          <w:sz w:val="22"/>
          <w:szCs w:val="22"/>
          <w:lang w:val="es-ES"/>
        </w:rPr>
      </w:pPr>
      <w:hyperlink w:anchor="_Toc257803079" w:history="1">
        <w:r w:rsidRPr="00BC43FE">
          <w:rPr>
            <w:rStyle w:val="Hipervnculo"/>
            <w:b w:val="0"/>
            <w:noProof/>
          </w:rPr>
          <w:t>Capítulo 6 - Conclusiones</w:t>
        </w:r>
        <w:r w:rsidRPr="00BC43FE">
          <w:rPr>
            <w:b w:val="0"/>
            <w:noProof/>
            <w:webHidden/>
          </w:rPr>
          <w:tab/>
        </w:r>
        <w:r w:rsidRPr="00BC43FE">
          <w:rPr>
            <w:b w:val="0"/>
            <w:noProof/>
            <w:webHidden/>
          </w:rPr>
          <w:fldChar w:fldCharType="begin"/>
        </w:r>
        <w:r w:rsidRPr="00BC43FE">
          <w:rPr>
            <w:b w:val="0"/>
            <w:noProof/>
            <w:webHidden/>
          </w:rPr>
          <w:instrText xml:space="preserve"> PAGEREF _Toc257803079 \h </w:instrText>
        </w:r>
        <w:r w:rsidRPr="00BC43FE">
          <w:rPr>
            <w:b w:val="0"/>
            <w:noProof/>
            <w:webHidden/>
          </w:rPr>
        </w:r>
        <w:r w:rsidRPr="00BC43FE">
          <w:rPr>
            <w:b w:val="0"/>
            <w:noProof/>
            <w:webHidden/>
          </w:rPr>
          <w:fldChar w:fldCharType="separate"/>
        </w:r>
        <w:r w:rsidRPr="00BC43FE">
          <w:rPr>
            <w:b w:val="0"/>
            <w:noProof/>
            <w:webHidden/>
          </w:rPr>
          <w:t>58</w:t>
        </w:r>
        <w:r w:rsidRPr="00BC43FE">
          <w:rPr>
            <w:b w:val="0"/>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80" w:history="1">
        <w:r w:rsidRPr="00BC43FE">
          <w:rPr>
            <w:rStyle w:val="Hipervnculo"/>
            <w:noProof/>
            <w:lang w:val="es-ES_tradnl" w:eastAsia="en-US"/>
          </w:rPr>
          <w:t>6.1 Resumen</w:t>
        </w:r>
        <w:r w:rsidRPr="00BC43FE">
          <w:rPr>
            <w:noProof/>
            <w:webHidden/>
          </w:rPr>
          <w:tab/>
        </w:r>
        <w:r w:rsidRPr="00BC43FE">
          <w:rPr>
            <w:noProof/>
            <w:webHidden/>
          </w:rPr>
          <w:fldChar w:fldCharType="begin"/>
        </w:r>
        <w:r w:rsidRPr="00BC43FE">
          <w:rPr>
            <w:noProof/>
            <w:webHidden/>
          </w:rPr>
          <w:instrText xml:space="preserve"> PAGEREF _Toc257803080 \h </w:instrText>
        </w:r>
        <w:r w:rsidRPr="00BC43FE">
          <w:rPr>
            <w:noProof/>
            <w:webHidden/>
          </w:rPr>
        </w:r>
        <w:r w:rsidRPr="00BC43FE">
          <w:rPr>
            <w:noProof/>
            <w:webHidden/>
          </w:rPr>
          <w:fldChar w:fldCharType="separate"/>
        </w:r>
        <w:r w:rsidRPr="00BC43FE">
          <w:rPr>
            <w:noProof/>
            <w:webHidden/>
          </w:rPr>
          <w:t>58</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81" w:history="1">
        <w:r w:rsidRPr="00BC43FE">
          <w:rPr>
            <w:rStyle w:val="Hipervnculo"/>
            <w:noProof/>
            <w:lang w:val="es-ES_tradnl" w:eastAsia="en-US"/>
          </w:rPr>
          <w:t>6.2 Conclusiones del trabajo</w:t>
        </w:r>
        <w:r w:rsidRPr="00BC43FE">
          <w:rPr>
            <w:noProof/>
            <w:webHidden/>
          </w:rPr>
          <w:tab/>
        </w:r>
        <w:r w:rsidRPr="00BC43FE">
          <w:rPr>
            <w:noProof/>
            <w:webHidden/>
          </w:rPr>
          <w:fldChar w:fldCharType="begin"/>
        </w:r>
        <w:r w:rsidRPr="00BC43FE">
          <w:rPr>
            <w:noProof/>
            <w:webHidden/>
          </w:rPr>
          <w:instrText xml:space="preserve"> PAGEREF _Toc257803081 \h </w:instrText>
        </w:r>
        <w:r w:rsidRPr="00BC43FE">
          <w:rPr>
            <w:noProof/>
            <w:webHidden/>
          </w:rPr>
        </w:r>
        <w:r w:rsidRPr="00BC43FE">
          <w:rPr>
            <w:noProof/>
            <w:webHidden/>
          </w:rPr>
          <w:fldChar w:fldCharType="separate"/>
        </w:r>
        <w:r w:rsidRPr="00BC43FE">
          <w:rPr>
            <w:noProof/>
            <w:webHidden/>
          </w:rPr>
          <w:t>58</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82" w:history="1">
        <w:r w:rsidRPr="00BC43FE">
          <w:rPr>
            <w:rStyle w:val="Hipervnculo"/>
            <w:noProof/>
            <w:lang w:val="es-ES_tradnl" w:eastAsia="en-US"/>
          </w:rPr>
          <w:t>6.3 Ventajas del enfoque</w:t>
        </w:r>
        <w:r w:rsidRPr="00BC43FE">
          <w:rPr>
            <w:noProof/>
            <w:webHidden/>
          </w:rPr>
          <w:tab/>
        </w:r>
        <w:r w:rsidRPr="00BC43FE">
          <w:rPr>
            <w:noProof/>
            <w:webHidden/>
          </w:rPr>
          <w:fldChar w:fldCharType="begin"/>
        </w:r>
        <w:r w:rsidRPr="00BC43FE">
          <w:rPr>
            <w:noProof/>
            <w:webHidden/>
          </w:rPr>
          <w:instrText xml:space="preserve"> PAGEREF _Toc257803082 \h </w:instrText>
        </w:r>
        <w:r w:rsidRPr="00BC43FE">
          <w:rPr>
            <w:noProof/>
            <w:webHidden/>
          </w:rPr>
        </w:r>
        <w:r w:rsidRPr="00BC43FE">
          <w:rPr>
            <w:noProof/>
            <w:webHidden/>
          </w:rPr>
          <w:fldChar w:fldCharType="separate"/>
        </w:r>
        <w:r w:rsidRPr="00BC43FE">
          <w:rPr>
            <w:noProof/>
            <w:webHidden/>
          </w:rPr>
          <w:t>59</w:t>
        </w:r>
        <w:r w:rsidRPr="00BC43FE">
          <w:rPr>
            <w:noProof/>
            <w:webHidden/>
          </w:rPr>
          <w:fldChar w:fldCharType="end"/>
        </w:r>
      </w:hyperlink>
    </w:p>
    <w:p w:rsidR="00BC43FE" w:rsidRPr="00BC43FE" w:rsidRDefault="00BC43FE">
      <w:pPr>
        <w:pStyle w:val="TDC2"/>
        <w:tabs>
          <w:tab w:val="right" w:leader="dot" w:pos="8828"/>
        </w:tabs>
        <w:rPr>
          <w:rFonts w:eastAsiaTheme="minorEastAsia" w:cstheme="minorBidi"/>
          <w:smallCaps w:val="0"/>
          <w:noProof/>
          <w:sz w:val="22"/>
          <w:szCs w:val="22"/>
          <w:lang w:val="es-ES"/>
        </w:rPr>
      </w:pPr>
      <w:hyperlink w:anchor="_Toc257803083" w:history="1">
        <w:r w:rsidRPr="00BC43FE">
          <w:rPr>
            <w:rStyle w:val="Hipervnculo"/>
            <w:noProof/>
            <w:lang w:val="es-ES_tradnl" w:eastAsia="en-US"/>
          </w:rPr>
          <w:t>6.4 Limitaciones</w:t>
        </w:r>
        <w:r w:rsidRPr="00BC43FE">
          <w:rPr>
            <w:noProof/>
            <w:webHidden/>
          </w:rPr>
          <w:tab/>
        </w:r>
        <w:r w:rsidRPr="00BC43FE">
          <w:rPr>
            <w:noProof/>
            <w:webHidden/>
          </w:rPr>
          <w:fldChar w:fldCharType="begin"/>
        </w:r>
        <w:r w:rsidRPr="00BC43FE">
          <w:rPr>
            <w:noProof/>
            <w:webHidden/>
          </w:rPr>
          <w:instrText xml:space="preserve"> PAGEREF _Toc257803083 \h </w:instrText>
        </w:r>
        <w:r w:rsidRPr="00BC43FE">
          <w:rPr>
            <w:noProof/>
            <w:webHidden/>
          </w:rPr>
        </w:r>
        <w:r w:rsidRPr="00BC43FE">
          <w:rPr>
            <w:noProof/>
            <w:webHidden/>
          </w:rPr>
          <w:fldChar w:fldCharType="separate"/>
        </w:r>
        <w:r w:rsidRPr="00BC43FE">
          <w:rPr>
            <w:noProof/>
            <w:webHidden/>
          </w:rPr>
          <w:t>60</w:t>
        </w:r>
        <w:r w:rsidRPr="00BC43FE">
          <w:rPr>
            <w:noProof/>
            <w:webHidden/>
          </w:rPr>
          <w:fldChar w:fldCharType="end"/>
        </w:r>
      </w:hyperlink>
    </w:p>
    <w:p w:rsidR="00BC43FE" w:rsidRDefault="00BC43FE">
      <w:pPr>
        <w:pStyle w:val="TDC1"/>
        <w:tabs>
          <w:tab w:val="right" w:leader="dot" w:pos="8828"/>
        </w:tabs>
        <w:rPr>
          <w:rFonts w:eastAsiaTheme="minorEastAsia" w:cstheme="minorBidi"/>
          <w:b w:val="0"/>
          <w:bCs w:val="0"/>
          <w:caps w:val="0"/>
          <w:noProof/>
          <w:sz w:val="22"/>
          <w:szCs w:val="22"/>
          <w:lang w:val="es-ES"/>
        </w:rPr>
      </w:pPr>
      <w:hyperlink w:anchor="_Toc257803084" w:history="1">
        <w:r w:rsidRPr="00BC43FE">
          <w:rPr>
            <w:rStyle w:val="Hipervnculo"/>
            <w:b w:val="0"/>
            <w:noProof/>
            <w:lang w:val="es-ES_tradnl" w:eastAsia="en-US"/>
          </w:rPr>
          <w:t>Referencias</w:t>
        </w:r>
        <w:r w:rsidRPr="00BC43FE">
          <w:rPr>
            <w:b w:val="0"/>
            <w:noProof/>
            <w:webHidden/>
          </w:rPr>
          <w:tab/>
        </w:r>
        <w:r w:rsidRPr="00BC43FE">
          <w:rPr>
            <w:b w:val="0"/>
            <w:noProof/>
            <w:webHidden/>
          </w:rPr>
          <w:fldChar w:fldCharType="begin"/>
        </w:r>
        <w:r w:rsidRPr="00BC43FE">
          <w:rPr>
            <w:b w:val="0"/>
            <w:noProof/>
            <w:webHidden/>
          </w:rPr>
          <w:instrText xml:space="preserve"> PAGEREF _Toc257803084 \h </w:instrText>
        </w:r>
        <w:r w:rsidRPr="00BC43FE">
          <w:rPr>
            <w:b w:val="0"/>
            <w:noProof/>
            <w:webHidden/>
          </w:rPr>
        </w:r>
        <w:r w:rsidRPr="00BC43FE">
          <w:rPr>
            <w:b w:val="0"/>
            <w:noProof/>
            <w:webHidden/>
          </w:rPr>
          <w:fldChar w:fldCharType="separate"/>
        </w:r>
        <w:r w:rsidRPr="00BC43FE">
          <w:rPr>
            <w:b w:val="0"/>
            <w:noProof/>
            <w:webHidden/>
          </w:rPr>
          <w:t>62</w:t>
        </w:r>
        <w:r w:rsidRPr="00BC43FE">
          <w:rPr>
            <w:b w:val="0"/>
            <w:noProof/>
            <w:webHidden/>
          </w:rPr>
          <w:fldChar w:fldCharType="end"/>
        </w:r>
      </w:hyperlink>
    </w:p>
    <w:p w:rsidR="00B066E3" w:rsidRDefault="00E02781">
      <w:pPr>
        <w:rPr>
          <w:rFonts w:asciiTheme="minorHAnsi" w:hAnsiTheme="minorHAnsi" w:cstheme="minorHAnsi"/>
          <w:bCs/>
          <w:caps/>
          <w:sz w:val="28"/>
          <w:szCs w:val="28"/>
          <w:lang w:val="es-ES_tradnl"/>
        </w:rPr>
      </w:pPr>
      <w:r w:rsidRPr="004A100B">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BC43FE" w:rsidRDefault="00E02781">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57803086" w:history="1">
        <w:r w:rsidR="00BC43FE" w:rsidRPr="00267CC8">
          <w:rPr>
            <w:rStyle w:val="Hipervnculo"/>
            <w:noProof/>
          </w:rPr>
          <w:t>Fig. 2.1: Proceso de clasificación. (Adaptado de Baranauskas y Monard, 2000)</w:t>
        </w:r>
        <w:r w:rsidR="00BC43FE">
          <w:rPr>
            <w:noProof/>
            <w:webHidden/>
          </w:rPr>
          <w:tab/>
        </w:r>
        <w:r w:rsidR="00BC43FE">
          <w:rPr>
            <w:noProof/>
            <w:webHidden/>
          </w:rPr>
          <w:fldChar w:fldCharType="begin"/>
        </w:r>
        <w:r w:rsidR="00BC43FE">
          <w:rPr>
            <w:noProof/>
            <w:webHidden/>
          </w:rPr>
          <w:instrText xml:space="preserve"> PAGEREF _Toc257803086 \h </w:instrText>
        </w:r>
        <w:r w:rsidR="00BC43FE">
          <w:rPr>
            <w:noProof/>
            <w:webHidden/>
          </w:rPr>
        </w:r>
        <w:r w:rsidR="00BC43FE">
          <w:rPr>
            <w:noProof/>
            <w:webHidden/>
          </w:rPr>
          <w:fldChar w:fldCharType="separate"/>
        </w:r>
        <w:r w:rsidR="00BC43FE">
          <w:rPr>
            <w:noProof/>
            <w:webHidden/>
          </w:rPr>
          <w:t>15</w:t>
        </w:r>
        <w:r w:rsidR="00BC43FE">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87" w:history="1">
        <w:r w:rsidRPr="00267CC8">
          <w:rPr>
            <w:rStyle w:val="Hipervnculo"/>
            <w:noProof/>
          </w:rPr>
          <w:t>Tabla 2.1: Relación años de experiencia, salario percibido (Han y Kamber, 2000 [14]).</w:t>
        </w:r>
        <w:r>
          <w:rPr>
            <w:noProof/>
            <w:webHidden/>
          </w:rPr>
          <w:tab/>
        </w:r>
        <w:r>
          <w:rPr>
            <w:noProof/>
            <w:webHidden/>
          </w:rPr>
          <w:fldChar w:fldCharType="begin"/>
        </w:r>
        <w:r>
          <w:rPr>
            <w:noProof/>
            <w:webHidden/>
          </w:rPr>
          <w:instrText xml:space="preserve"> PAGEREF _Toc257803087 \h </w:instrText>
        </w:r>
        <w:r>
          <w:rPr>
            <w:noProof/>
            <w:webHidden/>
          </w:rPr>
        </w:r>
        <w:r>
          <w:rPr>
            <w:noProof/>
            <w:webHidden/>
          </w:rPr>
          <w:fldChar w:fldCharType="separate"/>
        </w:r>
        <w:r>
          <w:rPr>
            <w:noProof/>
            <w:webHidden/>
          </w:rPr>
          <w:t>17</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88" w:history="1">
        <w:r w:rsidRPr="00267CC8">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_Toc257803088 \h </w:instrText>
        </w:r>
        <w:r>
          <w:rPr>
            <w:noProof/>
            <w:webHidden/>
          </w:rPr>
        </w:r>
        <w:r>
          <w:rPr>
            <w:noProof/>
            <w:webHidden/>
          </w:rPr>
          <w:fldChar w:fldCharType="separate"/>
        </w:r>
        <w:r>
          <w:rPr>
            <w:noProof/>
            <w:webHidden/>
          </w:rPr>
          <w:t>17</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89" w:history="1">
        <w:r w:rsidRPr="00267CC8">
          <w:rPr>
            <w:rStyle w:val="Hipervnculo"/>
            <w:noProof/>
          </w:rPr>
          <w:t>Fig. 2.3: Modelo de una neurona artificial.</w:t>
        </w:r>
        <w:r>
          <w:rPr>
            <w:noProof/>
            <w:webHidden/>
          </w:rPr>
          <w:tab/>
        </w:r>
        <w:r>
          <w:rPr>
            <w:noProof/>
            <w:webHidden/>
          </w:rPr>
          <w:fldChar w:fldCharType="begin"/>
        </w:r>
        <w:r>
          <w:rPr>
            <w:noProof/>
            <w:webHidden/>
          </w:rPr>
          <w:instrText xml:space="preserve"> PAGEREF _Toc257803089 \h </w:instrText>
        </w:r>
        <w:r>
          <w:rPr>
            <w:noProof/>
            <w:webHidden/>
          </w:rPr>
        </w:r>
        <w:r>
          <w:rPr>
            <w:noProof/>
            <w:webHidden/>
          </w:rPr>
          <w:fldChar w:fldCharType="separate"/>
        </w:r>
        <w:r>
          <w:rPr>
            <w:noProof/>
            <w:webHidden/>
          </w:rPr>
          <w:t>19</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0" w:history="1">
        <w:r w:rsidRPr="00267CC8">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_Toc257803090 \h </w:instrText>
        </w:r>
        <w:r>
          <w:rPr>
            <w:noProof/>
            <w:webHidden/>
          </w:rPr>
        </w:r>
        <w:r>
          <w:rPr>
            <w:noProof/>
            <w:webHidden/>
          </w:rPr>
          <w:fldChar w:fldCharType="separate"/>
        </w:r>
        <w:r>
          <w:rPr>
            <w:noProof/>
            <w:webHidden/>
          </w:rPr>
          <w:t>19</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1" w:history="1">
        <w:r w:rsidRPr="00267CC8">
          <w:rPr>
            <w:rStyle w:val="Hipervnculo"/>
            <w:noProof/>
          </w:rPr>
          <w:t>Fig. 2.5: Árbol modelo (Witten y Frank, 2005).</w:t>
        </w:r>
        <w:r>
          <w:rPr>
            <w:noProof/>
            <w:webHidden/>
          </w:rPr>
          <w:tab/>
        </w:r>
        <w:r>
          <w:rPr>
            <w:noProof/>
            <w:webHidden/>
          </w:rPr>
          <w:fldChar w:fldCharType="begin"/>
        </w:r>
        <w:r>
          <w:rPr>
            <w:noProof/>
            <w:webHidden/>
          </w:rPr>
          <w:instrText xml:space="preserve"> PAGEREF _Toc257803091 \h </w:instrText>
        </w:r>
        <w:r>
          <w:rPr>
            <w:noProof/>
            <w:webHidden/>
          </w:rPr>
        </w:r>
        <w:r>
          <w:rPr>
            <w:noProof/>
            <w:webHidden/>
          </w:rPr>
          <w:fldChar w:fldCharType="separate"/>
        </w:r>
        <w:r>
          <w:rPr>
            <w:noProof/>
            <w:webHidden/>
          </w:rPr>
          <w:t>23</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2" w:history="1">
        <w:r w:rsidRPr="00267CC8">
          <w:rPr>
            <w:rStyle w:val="Hipervnculo"/>
            <w:noProof/>
          </w:rPr>
          <w:t xml:space="preserve">Fig. 2-6: Regresión con soporte de vectores: (a) ɛ </w:t>
        </w:r>
        <w:r w:rsidRPr="00267CC8">
          <w:rPr>
            <w:rStyle w:val="Hipervnculo"/>
            <w:rFonts w:eastAsia="SymbolBS"/>
            <w:noProof/>
          </w:rPr>
          <w:t xml:space="preserve">= </w:t>
        </w:r>
        <w:r w:rsidRPr="00267CC8">
          <w:rPr>
            <w:rStyle w:val="Hipervnculo"/>
            <w:noProof/>
          </w:rPr>
          <w:t xml:space="preserve">1, (b) ɛ </w:t>
        </w:r>
        <w:r w:rsidRPr="00267CC8">
          <w:rPr>
            <w:rStyle w:val="Hipervnculo"/>
            <w:rFonts w:eastAsia="SymbolBS"/>
            <w:noProof/>
          </w:rPr>
          <w:t xml:space="preserve">= </w:t>
        </w:r>
        <w:r w:rsidRPr="00267CC8">
          <w:rPr>
            <w:rStyle w:val="Hipervnculo"/>
            <w:noProof/>
          </w:rPr>
          <w:t xml:space="preserve">2, y (c) ɛ </w:t>
        </w:r>
        <w:r w:rsidRPr="00267CC8">
          <w:rPr>
            <w:rStyle w:val="Hipervnculo"/>
            <w:rFonts w:eastAsia="SymbolBS"/>
            <w:noProof/>
          </w:rPr>
          <w:t xml:space="preserve">= </w:t>
        </w:r>
        <w:r w:rsidRPr="00267CC8">
          <w:rPr>
            <w:rStyle w:val="Hipervnculo"/>
            <w:noProof/>
          </w:rPr>
          <w:t>0.5</w:t>
        </w:r>
        <w:r>
          <w:rPr>
            <w:noProof/>
            <w:webHidden/>
          </w:rPr>
          <w:tab/>
        </w:r>
        <w:r>
          <w:rPr>
            <w:noProof/>
            <w:webHidden/>
          </w:rPr>
          <w:fldChar w:fldCharType="begin"/>
        </w:r>
        <w:r>
          <w:rPr>
            <w:noProof/>
            <w:webHidden/>
          </w:rPr>
          <w:instrText xml:space="preserve"> PAGEREF _Toc257803092 \h </w:instrText>
        </w:r>
        <w:r>
          <w:rPr>
            <w:noProof/>
            <w:webHidden/>
          </w:rPr>
        </w:r>
        <w:r>
          <w:rPr>
            <w:noProof/>
            <w:webHidden/>
          </w:rPr>
          <w:fldChar w:fldCharType="separate"/>
        </w:r>
        <w:r>
          <w:rPr>
            <w:noProof/>
            <w:webHidden/>
          </w:rPr>
          <w:t>25</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3" w:history="1">
        <w:r w:rsidRPr="00267CC8">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_Toc257803093 \h </w:instrText>
        </w:r>
        <w:r>
          <w:rPr>
            <w:noProof/>
            <w:webHidden/>
          </w:rPr>
        </w:r>
        <w:r>
          <w:rPr>
            <w:noProof/>
            <w:webHidden/>
          </w:rPr>
          <w:fldChar w:fldCharType="separate"/>
        </w:r>
        <w:r>
          <w:rPr>
            <w:noProof/>
            <w:webHidden/>
          </w:rPr>
          <w:t>27</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4" w:history="1">
        <w:r w:rsidRPr="00267CC8">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_Toc257803094 \h </w:instrText>
        </w:r>
        <w:r>
          <w:rPr>
            <w:noProof/>
            <w:webHidden/>
          </w:rPr>
        </w:r>
        <w:r>
          <w:rPr>
            <w:noProof/>
            <w:webHidden/>
          </w:rPr>
          <w:fldChar w:fldCharType="separate"/>
        </w:r>
        <w:r>
          <w:rPr>
            <w:noProof/>
            <w:webHidden/>
          </w:rPr>
          <w:t>28</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5" w:history="1">
        <w:r w:rsidRPr="00267CC8">
          <w:rPr>
            <w:rStyle w:val="Hipervnculo"/>
            <w:noProof/>
          </w:rPr>
          <w:t>Fig. 3.1: Partes de la ola.</w:t>
        </w:r>
        <w:r>
          <w:rPr>
            <w:noProof/>
            <w:webHidden/>
          </w:rPr>
          <w:tab/>
        </w:r>
        <w:r>
          <w:rPr>
            <w:noProof/>
            <w:webHidden/>
          </w:rPr>
          <w:fldChar w:fldCharType="begin"/>
        </w:r>
        <w:r>
          <w:rPr>
            <w:noProof/>
            <w:webHidden/>
          </w:rPr>
          <w:instrText xml:space="preserve"> PAGEREF _Toc257803095 \h </w:instrText>
        </w:r>
        <w:r>
          <w:rPr>
            <w:noProof/>
            <w:webHidden/>
          </w:rPr>
        </w:r>
        <w:r>
          <w:rPr>
            <w:noProof/>
            <w:webHidden/>
          </w:rPr>
          <w:fldChar w:fldCharType="separate"/>
        </w:r>
        <w:r>
          <w:rPr>
            <w:noProof/>
            <w:webHidden/>
          </w:rPr>
          <w:t>29</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6" w:history="1">
        <w:r w:rsidRPr="00267CC8">
          <w:rPr>
            <w:rStyle w:val="Hipervnculo"/>
            <w:noProof/>
          </w:rPr>
          <w:t>Fig.3-2: Grafico polar del espectro de olas (Tolman, 2009b).</w:t>
        </w:r>
        <w:r>
          <w:rPr>
            <w:noProof/>
            <w:webHidden/>
          </w:rPr>
          <w:tab/>
        </w:r>
        <w:r>
          <w:rPr>
            <w:noProof/>
            <w:webHidden/>
          </w:rPr>
          <w:fldChar w:fldCharType="begin"/>
        </w:r>
        <w:r>
          <w:rPr>
            <w:noProof/>
            <w:webHidden/>
          </w:rPr>
          <w:instrText xml:space="preserve"> PAGEREF _Toc257803096 \h </w:instrText>
        </w:r>
        <w:r>
          <w:rPr>
            <w:noProof/>
            <w:webHidden/>
          </w:rPr>
        </w:r>
        <w:r>
          <w:rPr>
            <w:noProof/>
            <w:webHidden/>
          </w:rPr>
          <w:fldChar w:fldCharType="separate"/>
        </w:r>
        <w:r>
          <w:rPr>
            <w:noProof/>
            <w:webHidden/>
          </w:rPr>
          <w:t>30</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7" w:history="1">
        <w:r w:rsidRPr="00267CC8">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_Toc257803097 \h </w:instrText>
        </w:r>
        <w:r>
          <w:rPr>
            <w:noProof/>
            <w:webHidden/>
          </w:rPr>
        </w:r>
        <w:r>
          <w:rPr>
            <w:noProof/>
            <w:webHidden/>
          </w:rPr>
          <w:fldChar w:fldCharType="separate"/>
        </w:r>
        <w:r>
          <w:rPr>
            <w:noProof/>
            <w:webHidden/>
          </w:rPr>
          <w:t>32</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8" w:history="1">
        <w:r w:rsidRPr="00267CC8">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_Toc257803098 \h </w:instrText>
        </w:r>
        <w:r>
          <w:rPr>
            <w:noProof/>
            <w:webHidden/>
          </w:rPr>
        </w:r>
        <w:r>
          <w:rPr>
            <w:noProof/>
            <w:webHidden/>
          </w:rPr>
          <w:fldChar w:fldCharType="separate"/>
        </w:r>
        <w:r>
          <w:rPr>
            <w:noProof/>
            <w:webHidden/>
          </w:rPr>
          <w:t>32</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099" w:history="1">
        <w:r w:rsidRPr="00267CC8">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_Toc257803099 \h </w:instrText>
        </w:r>
        <w:r>
          <w:rPr>
            <w:noProof/>
            <w:webHidden/>
          </w:rPr>
        </w:r>
        <w:r>
          <w:rPr>
            <w:noProof/>
            <w:webHidden/>
          </w:rPr>
          <w:fldChar w:fldCharType="separate"/>
        </w:r>
        <w:r>
          <w:rPr>
            <w:noProof/>
            <w:webHidden/>
          </w:rPr>
          <w:t>33</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0" w:history="1">
        <w:r w:rsidRPr="00267CC8">
          <w:rPr>
            <w:rStyle w:val="Hipervnculo"/>
            <w:noProof/>
          </w:rPr>
          <w:t>Fig. 3.6: Vista general de las entradas y salidas de un modelo de olas genérico (Tolman 2009b).</w:t>
        </w:r>
        <w:r>
          <w:rPr>
            <w:noProof/>
            <w:webHidden/>
          </w:rPr>
          <w:tab/>
        </w:r>
        <w:r>
          <w:rPr>
            <w:noProof/>
            <w:webHidden/>
          </w:rPr>
          <w:fldChar w:fldCharType="begin"/>
        </w:r>
        <w:r>
          <w:rPr>
            <w:noProof/>
            <w:webHidden/>
          </w:rPr>
          <w:instrText xml:space="preserve"> PAGEREF _Toc257803100 \h </w:instrText>
        </w:r>
        <w:r>
          <w:rPr>
            <w:noProof/>
            <w:webHidden/>
          </w:rPr>
        </w:r>
        <w:r>
          <w:rPr>
            <w:noProof/>
            <w:webHidden/>
          </w:rPr>
          <w:fldChar w:fldCharType="separate"/>
        </w:r>
        <w:r>
          <w:rPr>
            <w:noProof/>
            <w:webHidden/>
          </w:rPr>
          <w:t>34</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1" w:history="1">
        <w:r w:rsidRPr="00267CC8">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_Toc257803101 \h </w:instrText>
        </w:r>
        <w:r>
          <w:rPr>
            <w:noProof/>
            <w:webHidden/>
          </w:rPr>
        </w:r>
        <w:r>
          <w:rPr>
            <w:noProof/>
            <w:webHidden/>
          </w:rPr>
          <w:fldChar w:fldCharType="separate"/>
        </w:r>
        <w:r>
          <w:rPr>
            <w:noProof/>
            <w:webHidden/>
          </w:rPr>
          <w:t>35</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2" w:history="1">
        <w:r w:rsidRPr="00267CC8">
          <w:rPr>
            <w:rStyle w:val="Hipervnculo"/>
            <w:noProof/>
          </w:rPr>
          <w:t>Tabla 3.1: Conjuntos de entrenamiento generados para la playa North-Shore.</w:t>
        </w:r>
        <w:r>
          <w:rPr>
            <w:noProof/>
            <w:webHidden/>
          </w:rPr>
          <w:tab/>
        </w:r>
        <w:r>
          <w:rPr>
            <w:noProof/>
            <w:webHidden/>
          </w:rPr>
          <w:fldChar w:fldCharType="begin"/>
        </w:r>
        <w:r>
          <w:rPr>
            <w:noProof/>
            <w:webHidden/>
          </w:rPr>
          <w:instrText xml:space="preserve"> PAGEREF _Toc257803102 \h </w:instrText>
        </w:r>
        <w:r>
          <w:rPr>
            <w:noProof/>
            <w:webHidden/>
          </w:rPr>
        </w:r>
        <w:r>
          <w:rPr>
            <w:noProof/>
            <w:webHidden/>
          </w:rPr>
          <w:fldChar w:fldCharType="separate"/>
        </w:r>
        <w:r>
          <w:rPr>
            <w:noProof/>
            <w:webHidden/>
          </w:rPr>
          <w:t>37</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3" w:history="1">
        <w:r w:rsidRPr="00267CC8">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_Toc257803103 \h </w:instrText>
        </w:r>
        <w:r>
          <w:rPr>
            <w:noProof/>
            <w:webHidden/>
          </w:rPr>
        </w:r>
        <w:r>
          <w:rPr>
            <w:noProof/>
            <w:webHidden/>
          </w:rPr>
          <w:fldChar w:fldCharType="separate"/>
        </w:r>
        <w:r>
          <w:rPr>
            <w:noProof/>
            <w:webHidden/>
          </w:rPr>
          <w:t>41</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4" w:history="1">
        <w:r w:rsidRPr="00267CC8">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_Toc257803104 \h </w:instrText>
        </w:r>
        <w:r>
          <w:rPr>
            <w:noProof/>
            <w:webHidden/>
          </w:rPr>
        </w:r>
        <w:r>
          <w:rPr>
            <w:noProof/>
            <w:webHidden/>
          </w:rPr>
          <w:fldChar w:fldCharType="separate"/>
        </w:r>
        <w:r>
          <w:rPr>
            <w:noProof/>
            <w:webHidden/>
          </w:rPr>
          <w:t>41</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5" w:history="1">
        <w:r w:rsidRPr="00267CC8">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_Toc257803105 \h </w:instrText>
        </w:r>
        <w:r>
          <w:rPr>
            <w:noProof/>
            <w:webHidden/>
          </w:rPr>
        </w:r>
        <w:r>
          <w:rPr>
            <w:noProof/>
            <w:webHidden/>
          </w:rPr>
          <w:fldChar w:fldCharType="separate"/>
        </w:r>
        <w:r>
          <w:rPr>
            <w:noProof/>
            <w:webHidden/>
          </w:rPr>
          <w:t>42</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6" w:history="1">
        <w:r w:rsidRPr="00267CC8">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_Toc257803106 \h </w:instrText>
        </w:r>
        <w:r>
          <w:rPr>
            <w:noProof/>
            <w:webHidden/>
          </w:rPr>
        </w:r>
        <w:r>
          <w:rPr>
            <w:noProof/>
            <w:webHidden/>
          </w:rPr>
          <w:fldChar w:fldCharType="separate"/>
        </w:r>
        <w:r>
          <w:rPr>
            <w:noProof/>
            <w:webHidden/>
          </w:rPr>
          <w:t>43</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7" w:history="1">
        <w:r w:rsidRPr="00267CC8">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_Toc257803107 \h </w:instrText>
        </w:r>
        <w:r>
          <w:rPr>
            <w:noProof/>
            <w:webHidden/>
          </w:rPr>
        </w:r>
        <w:r>
          <w:rPr>
            <w:noProof/>
            <w:webHidden/>
          </w:rPr>
          <w:fldChar w:fldCharType="separate"/>
        </w:r>
        <w:r>
          <w:rPr>
            <w:noProof/>
            <w:webHidden/>
          </w:rPr>
          <w:t>44</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8" w:history="1">
        <w:r w:rsidRPr="00267CC8">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_Toc257803108 \h </w:instrText>
        </w:r>
        <w:r>
          <w:rPr>
            <w:noProof/>
            <w:webHidden/>
          </w:rPr>
        </w:r>
        <w:r>
          <w:rPr>
            <w:noProof/>
            <w:webHidden/>
          </w:rPr>
          <w:fldChar w:fldCharType="separate"/>
        </w:r>
        <w:r>
          <w:rPr>
            <w:noProof/>
            <w:webHidden/>
          </w:rPr>
          <w:t>45</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09" w:history="1">
        <w:r w:rsidRPr="00267CC8">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_Toc257803109 \h </w:instrText>
        </w:r>
        <w:r>
          <w:rPr>
            <w:noProof/>
            <w:webHidden/>
          </w:rPr>
        </w:r>
        <w:r>
          <w:rPr>
            <w:noProof/>
            <w:webHidden/>
          </w:rPr>
          <w:fldChar w:fldCharType="separate"/>
        </w:r>
        <w:r>
          <w:rPr>
            <w:noProof/>
            <w:webHidden/>
          </w:rPr>
          <w:t>46</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0" w:history="1">
        <w:r w:rsidRPr="00267CC8">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_Toc257803110 \h </w:instrText>
        </w:r>
        <w:r>
          <w:rPr>
            <w:noProof/>
            <w:webHidden/>
          </w:rPr>
        </w:r>
        <w:r>
          <w:rPr>
            <w:noProof/>
            <w:webHidden/>
          </w:rPr>
          <w:fldChar w:fldCharType="separate"/>
        </w:r>
        <w:r>
          <w:rPr>
            <w:noProof/>
            <w:webHidden/>
          </w:rPr>
          <w:t>46</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1" w:history="1">
        <w:r w:rsidRPr="00267CC8">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_Toc257803111 \h </w:instrText>
        </w:r>
        <w:r>
          <w:rPr>
            <w:noProof/>
            <w:webHidden/>
          </w:rPr>
        </w:r>
        <w:r>
          <w:rPr>
            <w:noProof/>
            <w:webHidden/>
          </w:rPr>
          <w:fldChar w:fldCharType="separate"/>
        </w:r>
        <w:r>
          <w:rPr>
            <w:noProof/>
            <w:webHidden/>
          </w:rPr>
          <w:t>47</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2" w:history="1">
        <w:r w:rsidRPr="00267CC8">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_Toc257803112 \h </w:instrText>
        </w:r>
        <w:r>
          <w:rPr>
            <w:noProof/>
            <w:webHidden/>
          </w:rPr>
        </w:r>
        <w:r>
          <w:rPr>
            <w:noProof/>
            <w:webHidden/>
          </w:rPr>
          <w:fldChar w:fldCharType="separate"/>
        </w:r>
        <w:r>
          <w:rPr>
            <w:noProof/>
            <w:webHidden/>
          </w:rPr>
          <w:t>48</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3" w:history="1">
        <w:r w:rsidRPr="00267CC8">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_Toc257803113 \h </w:instrText>
        </w:r>
        <w:r>
          <w:rPr>
            <w:noProof/>
            <w:webHidden/>
          </w:rPr>
        </w:r>
        <w:r>
          <w:rPr>
            <w:noProof/>
            <w:webHidden/>
          </w:rPr>
          <w:fldChar w:fldCharType="separate"/>
        </w:r>
        <w:r>
          <w:rPr>
            <w:noProof/>
            <w:webHidden/>
          </w:rPr>
          <w:t>48</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4" w:history="1">
        <w:r w:rsidRPr="00267CC8">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_Toc257803114 \h </w:instrText>
        </w:r>
        <w:r>
          <w:rPr>
            <w:noProof/>
            <w:webHidden/>
          </w:rPr>
        </w:r>
        <w:r>
          <w:rPr>
            <w:noProof/>
            <w:webHidden/>
          </w:rPr>
          <w:fldChar w:fldCharType="separate"/>
        </w:r>
        <w:r>
          <w:rPr>
            <w:noProof/>
            <w:webHidden/>
          </w:rPr>
          <w:t>49</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5" w:history="1">
        <w:r w:rsidRPr="00267CC8">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_Toc257803115 \h </w:instrText>
        </w:r>
        <w:r>
          <w:rPr>
            <w:noProof/>
            <w:webHidden/>
          </w:rPr>
        </w:r>
        <w:r>
          <w:rPr>
            <w:noProof/>
            <w:webHidden/>
          </w:rPr>
          <w:fldChar w:fldCharType="separate"/>
        </w:r>
        <w:r>
          <w:rPr>
            <w:noProof/>
            <w:webHidden/>
          </w:rPr>
          <w:t>49</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6" w:history="1">
        <w:r w:rsidRPr="00267CC8">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_Toc257803116 \h </w:instrText>
        </w:r>
        <w:r>
          <w:rPr>
            <w:noProof/>
            <w:webHidden/>
          </w:rPr>
        </w:r>
        <w:r>
          <w:rPr>
            <w:noProof/>
            <w:webHidden/>
          </w:rPr>
          <w:fldChar w:fldCharType="separate"/>
        </w:r>
        <w:r>
          <w:rPr>
            <w:noProof/>
            <w:webHidden/>
          </w:rPr>
          <w:t>50</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7" w:history="1">
        <w:r w:rsidRPr="00267CC8">
          <w:rPr>
            <w:rStyle w:val="Hipervnculo"/>
            <w:noProof/>
            <w:lang w:val="es-ES_tradnl"/>
          </w:rPr>
          <w:t>Fig. 5.15: Captura de animación con la altura de cada ola a lo largo de las 180hs de pronóstico. Vista de un gráfico de barras.</w:t>
        </w:r>
        <w:r>
          <w:rPr>
            <w:noProof/>
            <w:webHidden/>
          </w:rPr>
          <w:tab/>
        </w:r>
        <w:r>
          <w:rPr>
            <w:noProof/>
            <w:webHidden/>
          </w:rPr>
          <w:fldChar w:fldCharType="begin"/>
        </w:r>
        <w:r>
          <w:rPr>
            <w:noProof/>
            <w:webHidden/>
          </w:rPr>
          <w:instrText xml:space="preserve"> PAGEREF _Toc257803117 \h </w:instrText>
        </w:r>
        <w:r>
          <w:rPr>
            <w:noProof/>
            <w:webHidden/>
          </w:rPr>
        </w:r>
        <w:r>
          <w:rPr>
            <w:noProof/>
            <w:webHidden/>
          </w:rPr>
          <w:fldChar w:fldCharType="separate"/>
        </w:r>
        <w:r>
          <w:rPr>
            <w:noProof/>
            <w:webHidden/>
          </w:rPr>
          <w:t>50</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8" w:history="1">
        <w:r w:rsidRPr="00267CC8">
          <w:rPr>
            <w:rStyle w:val="Hipervnculo"/>
            <w:noProof/>
            <w:lang w:val="es-ES_tradnl"/>
          </w:rPr>
          <w:t>Fig. 5.16: Gráfico con la altura de cada ola a lo largo de las 180hs de pronóstico. Vista de un gráfico de líneas.</w:t>
        </w:r>
        <w:r>
          <w:rPr>
            <w:noProof/>
            <w:webHidden/>
          </w:rPr>
          <w:tab/>
        </w:r>
        <w:r>
          <w:rPr>
            <w:noProof/>
            <w:webHidden/>
          </w:rPr>
          <w:fldChar w:fldCharType="begin"/>
        </w:r>
        <w:r>
          <w:rPr>
            <w:noProof/>
            <w:webHidden/>
          </w:rPr>
          <w:instrText xml:space="preserve"> PAGEREF _Toc257803118 \h </w:instrText>
        </w:r>
        <w:r>
          <w:rPr>
            <w:noProof/>
            <w:webHidden/>
          </w:rPr>
        </w:r>
        <w:r>
          <w:rPr>
            <w:noProof/>
            <w:webHidden/>
          </w:rPr>
          <w:fldChar w:fldCharType="separate"/>
        </w:r>
        <w:r>
          <w:rPr>
            <w:noProof/>
            <w:webHidden/>
          </w:rPr>
          <w:t>51</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19" w:history="1">
        <w:r w:rsidRPr="00267CC8">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_Toc257803119 \h </w:instrText>
        </w:r>
        <w:r>
          <w:rPr>
            <w:noProof/>
            <w:webHidden/>
          </w:rPr>
        </w:r>
        <w:r>
          <w:rPr>
            <w:noProof/>
            <w:webHidden/>
          </w:rPr>
          <w:fldChar w:fldCharType="separate"/>
        </w:r>
        <w:r>
          <w:rPr>
            <w:noProof/>
            <w:webHidden/>
          </w:rPr>
          <w:t>51</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0" w:history="1">
        <w:r w:rsidRPr="00267CC8">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_Toc257803120 \h </w:instrText>
        </w:r>
        <w:r>
          <w:rPr>
            <w:noProof/>
            <w:webHidden/>
          </w:rPr>
        </w:r>
        <w:r>
          <w:rPr>
            <w:noProof/>
            <w:webHidden/>
          </w:rPr>
          <w:fldChar w:fldCharType="separate"/>
        </w:r>
        <w:r>
          <w:rPr>
            <w:noProof/>
            <w:webHidden/>
          </w:rPr>
          <w:t>52</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1" w:history="1">
        <w:r w:rsidRPr="00267CC8">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_Toc257803121 \h </w:instrText>
        </w:r>
        <w:r>
          <w:rPr>
            <w:noProof/>
            <w:webHidden/>
          </w:rPr>
        </w:r>
        <w:r>
          <w:rPr>
            <w:noProof/>
            <w:webHidden/>
          </w:rPr>
          <w:fldChar w:fldCharType="separate"/>
        </w:r>
        <w:r>
          <w:rPr>
            <w:noProof/>
            <w:webHidden/>
          </w:rPr>
          <w:t>53</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2" w:history="1">
        <w:r w:rsidRPr="00267CC8">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_Toc257803122 \h </w:instrText>
        </w:r>
        <w:r>
          <w:rPr>
            <w:noProof/>
            <w:webHidden/>
          </w:rPr>
        </w:r>
        <w:r>
          <w:rPr>
            <w:noProof/>
            <w:webHidden/>
          </w:rPr>
          <w:fldChar w:fldCharType="separate"/>
        </w:r>
        <w:r>
          <w:rPr>
            <w:noProof/>
            <w:webHidden/>
          </w:rPr>
          <w:t>54</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3" w:history="1">
        <w:r w:rsidRPr="00267CC8">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_Toc257803123 \h </w:instrText>
        </w:r>
        <w:r>
          <w:rPr>
            <w:noProof/>
            <w:webHidden/>
          </w:rPr>
        </w:r>
        <w:r>
          <w:rPr>
            <w:noProof/>
            <w:webHidden/>
          </w:rPr>
          <w:fldChar w:fldCharType="separate"/>
        </w:r>
        <w:r>
          <w:rPr>
            <w:noProof/>
            <w:webHidden/>
          </w:rPr>
          <w:t>54</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4" w:history="1">
        <w:r w:rsidRPr="00267CC8">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_Toc257803124 \h </w:instrText>
        </w:r>
        <w:r>
          <w:rPr>
            <w:noProof/>
            <w:webHidden/>
          </w:rPr>
        </w:r>
        <w:r>
          <w:rPr>
            <w:noProof/>
            <w:webHidden/>
          </w:rPr>
          <w:fldChar w:fldCharType="separate"/>
        </w:r>
        <w:r>
          <w:rPr>
            <w:noProof/>
            <w:webHidden/>
          </w:rPr>
          <w:t>55</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5" w:history="1">
        <w:r w:rsidRPr="00267CC8">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_Toc257803125 \h </w:instrText>
        </w:r>
        <w:r>
          <w:rPr>
            <w:noProof/>
            <w:webHidden/>
          </w:rPr>
        </w:r>
        <w:r>
          <w:rPr>
            <w:noProof/>
            <w:webHidden/>
          </w:rPr>
          <w:fldChar w:fldCharType="separate"/>
        </w:r>
        <w:r>
          <w:rPr>
            <w:noProof/>
            <w:webHidden/>
          </w:rPr>
          <w:t>56</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6" w:history="1">
        <w:r w:rsidRPr="00267CC8">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_Toc257803126 \h </w:instrText>
        </w:r>
        <w:r>
          <w:rPr>
            <w:noProof/>
            <w:webHidden/>
          </w:rPr>
        </w:r>
        <w:r>
          <w:rPr>
            <w:noProof/>
            <w:webHidden/>
          </w:rPr>
          <w:fldChar w:fldCharType="separate"/>
        </w:r>
        <w:r>
          <w:rPr>
            <w:noProof/>
            <w:webHidden/>
          </w:rPr>
          <w:t>56</w:t>
        </w:r>
        <w:r>
          <w:rPr>
            <w:noProof/>
            <w:webHidden/>
          </w:rPr>
          <w:fldChar w:fldCharType="end"/>
        </w:r>
      </w:hyperlink>
    </w:p>
    <w:p w:rsidR="00BC43FE" w:rsidRDefault="00BC43FE">
      <w:pPr>
        <w:pStyle w:val="Tabladeilustraciones"/>
        <w:tabs>
          <w:tab w:val="right" w:leader="dot" w:pos="8828"/>
        </w:tabs>
        <w:rPr>
          <w:rFonts w:eastAsiaTheme="minorEastAsia" w:cstheme="minorBidi"/>
          <w:noProof/>
          <w:szCs w:val="22"/>
          <w:lang w:val="es-ES"/>
        </w:rPr>
      </w:pPr>
      <w:hyperlink w:anchor="_Toc257803127" w:history="1">
        <w:r w:rsidRPr="00267CC8">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_Toc257803127 \h </w:instrText>
        </w:r>
        <w:r>
          <w:rPr>
            <w:noProof/>
            <w:webHidden/>
          </w:rPr>
        </w:r>
        <w:r>
          <w:rPr>
            <w:noProof/>
            <w:webHidden/>
          </w:rPr>
          <w:fldChar w:fldCharType="separate"/>
        </w:r>
        <w:r>
          <w:rPr>
            <w:noProof/>
            <w:webHidden/>
          </w:rPr>
          <w:t>56</w:t>
        </w:r>
        <w:r>
          <w:rPr>
            <w:noProof/>
            <w:webHidden/>
          </w:rPr>
          <w:fldChar w:fldCharType="end"/>
        </w:r>
      </w:hyperlink>
    </w:p>
    <w:p w:rsidR="00B066E3" w:rsidRDefault="00E02781">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57803045"/>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57803046"/>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57803047"/>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57803048"/>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57803049"/>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WW3)</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WW3)</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57803050"/>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57803051"/>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57803052"/>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(Baranauskas y Monard, 2000).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(Mitchell, 2006).</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57803086"/>
      <w:r>
        <w:t>Fig. 2.1:</w:t>
      </w:r>
      <w:r w:rsidR="007F2C8B" w:rsidRPr="004269BF">
        <w:t xml:space="preserve"> Proceso de clasificación. (</w:t>
      </w:r>
      <w:r>
        <w:t>A</w:t>
      </w:r>
      <w:r w:rsidR="007F2C8B" w:rsidRPr="004269BF">
        <w:t>daptado de Baranauskas y Monard, 2000)</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(Kubat y Michalski, 1998).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(Witten y Frank, 2005</w:t>
      </w:r>
      <w:r w:rsidR="00560F12">
        <w:rPr>
          <w:rFonts w:asciiTheme="minorHAnsi" w:hAnsiTheme="minorHAnsi" w:cstheme="minorHAnsi"/>
        </w:rPr>
        <w:t xml:space="preserve"> [1]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57803053"/>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(Han y Kamber, 2000</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universitario(X) y el salario correspondiente(Y).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57803087"/>
      <w:r>
        <w:t>Tabla 2.</w:t>
      </w:r>
      <w:r w:rsidR="007F2C8B" w:rsidRPr="004269BF">
        <w:t>1: Relación años de experiencia, salario percibido (Han y Kamber, 2000</w:t>
      </w:r>
      <w:r w:rsidR="00560F12">
        <w:t xml:space="preserve"> [14]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57803088"/>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tupla, ( X = (x1, x2, : : : , xn).)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(Witten y Frank, 2005).</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57803054"/>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57803089"/>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57803090"/>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BC43FE" w:rsidRPr="00E02781">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6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Pr="004269BF">
        <w:rPr>
          <w:rStyle w:val="apple-style-span"/>
          <w:rFonts w:asciiTheme="minorHAnsi" w:hAnsiTheme="minorHAnsi" w:cstheme="minorHAnsi"/>
        </w:rPr>
        <w:t xml:space="preserve"> Patterson, 1996; Haykin, 1994; Fausett, 1994)</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(ver Bishop, 1995)</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E02781"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E02781" w:rsidRPr="004269BF">
        <w:rPr>
          <w:rFonts w:asciiTheme="minorHAnsi" w:hAnsiTheme="minorHAnsi" w:cstheme="minorHAnsi"/>
        </w:rPr>
        <w:fldChar w:fldCharType="separate"/>
      </w:r>
      <w:r w:rsidRPr="004269BF">
        <w:rPr>
          <w:rFonts w:asciiTheme="minorHAnsi" w:hAnsiTheme="minorHAnsi" w:cstheme="minorHAnsi"/>
        </w:rPr>
        <w:t>Gradiente</w:t>
      </w:r>
      <w:r w:rsidR="00E02781"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patrones(sistemas de radares, identificación de caras, reconocimiento de objetos), reconocimiento de secuencias(gestos,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57803055"/>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(Shalizi, 2009). Inclusive una vez encontrado este modelo, el mismo suele ser confuso.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alternativa al enfoque no lineal es la de subdividir o particionar el espacio en regiones más pequeñas donde las interacciones son más accesibles. Luego estas particiones se vuelven a sub</w:t>
      </w:r>
      <w:del w:id="19" w:author="Daniela Godoy" w:date="2009-10-20T10:14:00Z">
        <w:r w:rsidRPr="004269BF" w:rsidDel="00A97021">
          <w:rPr>
            <w:rFonts w:asciiTheme="minorHAnsi" w:hAnsiTheme="minorHAnsi" w:cstheme="minorHAnsi"/>
          </w:rPr>
          <w:delText xml:space="preserve"> </w:delText>
        </w:r>
      </w:del>
      <w:r w:rsidRPr="004269BF">
        <w:rPr>
          <w:rFonts w:asciiTheme="minorHAnsi" w:hAnsiTheme="minorHAnsi" w:cstheme="minorHAnsi"/>
        </w:rPr>
        <w:t>dividir y así sucesivamente. Finalmente obtenemos porciones del espacio en donde podemos utilizar modelos sencillos para encajar los datos. 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(Breiman et al., 1984 citado en Witten y Frank, 2005)  y los árboles modelo (</w:t>
      </w:r>
      <w:r w:rsidR="007F2C8B" w:rsidRPr="004269BF">
        <w:rPr>
          <w:rFonts w:asciiTheme="minorHAnsi" w:hAnsiTheme="minorHAnsi" w:cstheme="minorHAnsi"/>
          <w:lang w:eastAsia="es-AR"/>
        </w:rPr>
        <w:t xml:space="preserve">Quinlan, 1992 </w:t>
      </w:r>
      <w:r w:rsidR="007F2C8B" w:rsidRPr="004269BF">
        <w:rPr>
          <w:rFonts w:asciiTheme="minorHAnsi" w:hAnsiTheme="minorHAnsi" w:cstheme="minorHAnsi"/>
        </w:rPr>
        <w:t>citado en Witten y Frank, 2005</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(Witten y Frank, 2005).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(Witten y Frank, 2005).</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E02781" w:rsidRPr="00E02781">
        <w:rPr>
          <w:rFonts w:asciiTheme="minorHAnsi" w:hAnsiTheme="minorHAnsi" w:cstheme="minorHAnsi"/>
        </w:rPr>
      </w:r>
      <w:r w:rsidR="00E02781">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20" w:name="_Toc257803091"/>
      <w:r w:rsidRPr="004269BF">
        <w:t>Fig. 2</w:t>
      </w:r>
      <w:r w:rsidR="00007D48">
        <w:t>.</w:t>
      </w:r>
      <w:r w:rsidRPr="004269BF">
        <w:t>5</w:t>
      </w:r>
      <w:r w:rsidR="00007D48">
        <w:t>:</w:t>
      </w:r>
      <w:r w:rsidRPr="004269BF">
        <w:t xml:space="preserve"> Árbol modelo (Witten y Frank, 2005).</w:t>
      </w:r>
      <w:bookmarkEnd w:id="20"/>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1" w:name="Regression"/>
      <w:bookmarkStart w:id="22" w:name="_Toc257803056"/>
      <w:bookmarkEnd w:id="21"/>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2"/>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en los laboratorios AT&amp;T por Vappnik y colaboradores (Boser et al.,1992, Guyon et al.1993, Cortes y Vapnik,1995, Scholkopf et al.,1995, Vapnik et al., 1997, citados en A. Smola y B. Scholkopf, 1998).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(Müller et al., 1997, Drucker et al., 1997, Stitson et al., 1999, Matera y Haikin, 1999 citados en A. Smola y B. Scholkopf, 1998).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(Witten y Frank, 2005).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4B2769" w:rsidP="004B2769">
      <w:pPr>
        <w:pStyle w:val="estilofiguras"/>
        <w:rPr>
          <w:i/>
        </w:rPr>
      </w:pPr>
      <w:bookmarkStart w:id="23" w:name="_Toc257803092"/>
      <w:r w:rsidRPr="004269BF">
        <w:t xml:space="preserve">Fig. 2-6: Regresión con soporte de vectores: (a) ɛ </w:t>
      </w:r>
      <w:r w:rsidRPr="004269BF">
        <w:rPr>
          <w:rFonts w:eastAsia="SymbolBS"/>
        </w:rPr>
        <w:t xml:space="preserve">= </w:t>
      </w:r>
      <w:r w:rsidRPr="004269BF">
        <w:t xml:space="preserve">1, (b) ɛ </w:t>
      </w:r>
      <w:r w:rsidRPr="004269BF">
        <w:rPr>
          <w:rFonts w:eastAsia="SymbolBS"/>
        </w:rPr>
        <w:t xml:space="preserve">= </w:t>
      </w:r>
      <w:r w:rsidRPr="004269BF">
        <w:t xml:space="preserve">2, y (c) ɛ </w:t>
      </w:r>
      <w:r w:rsidRPr="004269BF">
        <w:rPr>
          <w:rFonts w:eastAsia="SymbolBS"/>
        </w:rPr>
        <w:t xml:space="preserve">= </w:t>
      </w:r>
      <w:r w:rsidRPr="004269BF">
        <w:t>0.5</w:t>
      </w:r>
      <w:bookmarkEnd w:id="23"/>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4" w:name="_Toc257803057"/>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 xml:space="preserve">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 en las cercanías de la costa. </w:t>
      </w:r>
      <w:r w:rsidRPr="004269BF">
        <w:rPr>
          <w:rFonts w:asciiTheme="minorHAnsi" w:hAnsiTheme="minorHAnsi" w:cstheme="minorHAnsi"/>
          <w:lang w:val="es-ES_tradnl"/>
        </w:rPr>
        <w:tab/>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5" w:name="_Toc257803093"/>
      <w:r>
        <w:rPr>
          <w:lang w:val="es-ES_tradnl"/>
        </w:rPr>
        <w:lastRenderedPageBreak/>
        <w:t>Fig. 2.</w:t>
      </w:r>
      <w:r w:rsidR="007F2C8B" w:rsidRPr="004269BF">
        <w:rPr>
          <w:lang w:val="es-ES_tradnl"/>
        </w:rPr>
        <w:t>7: Puntos de pronóstico del modelo de alta mar.</w:t>
      </w:r>
      <w:bookmarkEnd w:id="25"/>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6" w:name="_Toc257803058"/>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6"/>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(Browne et al.,2006)</w:t>
      </w:r>
      <w:r w:rsidRPr="004269BF">
        <w:rPr>
          <w:rFonts w:asciiTheme="minorHAnsi" w:hAnsiTheme="minorHAnsi" w:cstheme="minorHAnsi"/>
        </w:rPr>
        <w:t xml:space="preserve"> utiliza las previsiones oceánicas brindadas por la resolución del modelo numérico WaveWatch3 (ver Capítulo 3).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Pr="004269BF">
        <w:rPr>
          <w:rFonts w:asciiTheme="minorHAnsi" w:hAnsiTheme="minorHAnsi" w:cstheme="minorHAnsi"/>
          <w:bCs/>
          <w:lang w:eastAsia="es-AR"/>
        </w:rPr>
        <w:t xml:space="preserve">(Caldwell y Aucan, 2007)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Pr="004269BF">
        <w:rPr>
          <w:rFonts w:asciiTheme="minorHAnsi" w:hAnsiTheme="minorHAnsi" w:cstheme="minorHAnsi"/>
        </w:rPr>
        <w:t xml:space="preserve"> utiliza el algoritmo de “resilient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(Huang and Foo, 2002). </w:t>
      </w:r>
      <w:r w:rsidRPr="004269BF">
        <w:rPr>
          <w:rFonts w:asciiTheme="minorHAnsi" w:hAnsiTheme="minorHAnsi" w:cstheme="minorHAnsi"/>
          <w:bCs/>
          <w:lang w:eastAsia="es-AR"/>
        </w:rPr>
        <w:t xml:space="preserve">(Browne et al.,2006)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Parámetros del modelo Wave Watch 3</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7" w:name="_Toc257803094"/>
      <w:r>
        <w:t>Tabla 2.2:</w:t>
      </w:r>
      <w:r w:rsidR="007F2C8B" w:rsidRPr="004269BF">
        <w:t xml:space="preserve"> Modelos de regresión utilizados en trabajos relacionados a la predicción de la altura de ola.</w:t>
      </w:r>
      <w:bookmarkEnd w:id="27"/>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8" w:name="_Toc257803059"/>
      <w:r w:rsidRPr="00295791">
        <w:rPr>
          <w:rFonts w:asciiTheme="minorHAnsi" w:hAnsiTheme="minorHAnsi" w:cstheme="minorHAnsi"/>
          <w:color w:val="auto"/>
          <w:sz w:val="40"/>
          <w:szCs w:val="40"/>
          <w:lang w:val="es-ES_tradnl"/>
        </w:rPr>
        <w:lastRenderedPageBreak/>
        <w:t>Capitulo 3 – Datos para predicción de oleaje</w:t>
      </w:r>
      <w:bookmarkEnd w:id="28"/>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9" w:name="_Toc257803060"/>
      <w:r w:rsidRPr="00BE351A">
        <w:rPr>
          <w:rFonts w:asciiTheme="minorHAnsi" w:hAnsiTheme="minorHAnsi" w:cstheme="minorHAnsi"/>
          <w:color w:val="auto"/>
          <w:sz w:val="24"/>
          <w:szCs w:val="24"/>
          <w:lang w:val="es-ES_tradnl"/>
        </w:rPr>
        <w:t>3.1 Olas – Conceptos generales</w:t>
      </w:r>
      <w:bookmarkEnd w:id="29"/>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(WMO, 1998).</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57803095"/>
      <w:r w:rsidRPr="00BE351A">
        <w:t>Fig.</w:t>
      </w:r>
      <w:r w:rsidR="004A3E0B">
        <w:t xml:space="preserve"> </w:t>
      </w:r>
      <w:r w:rsidRPr="00BE351A">
        <w:t>3.1</w:t>
      </w:r>
      <w:r w:rsidR="004A3E0B">
        <w:t>:</w:t>
      </w:r>
      <w:r w:rsidRPr="00BE351A">
        <w:t xml:space="preserve"> Partes de la ola.</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E02781"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E02781"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E02781"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E02781"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E02781"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E02781"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1" w:name="_Toc257803096"/>
      <w:r w:rsidRPr="00BE351A">
        <w:t>Fig.3-2</w:t>
      </w:r>
      <w:r w:rsidR="00614E48">
        <w:t>:</w:t>
      </w:r>
      <w:r w:rsidRPr="00BE351A">
        <w:t xml:space="preserve"> Grafico polar del espectro de olas (</w:t>
      </w:r>
      <w:hyperlink r:id="rId28" w:history="1">
        <w:r w:rsidRPr="00BE351A">
          <w:t>Tolman, 2009</w:t>
        </w:r>
      </w:hyperlink>
      <w:r w:rsidRPr="00BE351A">
        <w:t>b).</w:t>
      </w:r>
      <w:bookmarkEnd w:id="31"/>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Los datos acerca de las olas son necesarios para el estudio del comportamiento del mar, para los pronósticos de olas y para propósitos climáticos. Existen tres tipos de datos diferentes: datos observados, datos medidos, información de hindcast (en español, retro-análisis) (WMO, 1998).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2" w:name="_Toc257803061"/>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3" w:name="_Ref245074793"/>
      <w:r w:rsidRPr="00BE351A">
        <w:rPr>
          <w:rStyle w:val="Refdenotaalpie"/>
          <w:rFonts w:asciiTheme="minorHAnsi" w:hAnsiTheme="minorHAnsi" w:cstheme="minorHAnsi"/>
        </w:rPr>
        <w:footnoteReference w:id="2"/>
      </w:r>
      <w:bookmarkEnd w:id="33"/>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feet).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BE351A" w:rsidP="004B2769">
      <w:pPr>
        <w:spacing w:after="200"/>
        <w:rPr>
          <w:rStyle w:val="apple-style-span"/>
          <w:rFonts w:asciiTheme="minorHAnsi" w:hAnsiTheme="minorHAnsi" w:cstheme="minorHAnsi"/>
          <w:color w:val="000000"/>
        </w:rPr>
      </w:pPr>
      <w:r w:rsidRPr="00BE351A">
        <w:rPr>
          <w:rFonts w:asciiTheme="minorHAnsi" w:hAnsiTheme="minorHAnsi" w:cstheme="minorHAnsi"/>
          <w:noProof/>
          <w:lang w:val="es-ES"/>
        </w:rPr>
        <w:drawing>
          <wp:inline distT="0" distB="0" distL="0" distR="0">
            <wp:extent cx="5610860" cy="3716020"/>
            <wp:effectExtent l="19050" t="0" r="8890" b="0"/>
            <wp:docPr id="31" name="Imagen 31" descr="hawaii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waii drawing"/>
                    <pic:cNvPicPr>
                      <a:picLocks noChangeAspect="1" noChangeArrowheads="1"/>
                    </pic:cNvPicPr>
                  </pic:nvPicPr>
                  <pic:blipFill>
                    <a:blip r:embed="rId29"/>
                    <a:srcRect/>
                    <a:stretch>
                      <a:fillRect/>
                    </a:stretch>
                  </pic:blipFill>
                  <pic:spPr bwMode="auto">
                    <a:xfrm>
                      <a:off x="0" y="0"/>
                      <a:ext cx="5610860" cy="3716020"/>
                    </a:xfrm>
                    <a:prstGeom prst="rect">
                      <a:avLst/>
                    </a:prstGeom>
                    <a:noFill/>
                    <a:ln w="9525">
                      <a:noFill/>
                      <a:miter lim="800000"/>
                      <a:headEnd/>
                      <a:tailEnd/>
                    </a:ln>
                  </pic:spPr>
                </pic:pic>
              </a:graphicData>
            </a:graphic>
          </wp:inline>
        </w:drawing>
      </w:r>
    </w:p>
    <w:p w:rsidR="004B2769" w:rsidRPr="00BE351A" w:rsidRDefault="004B2769" w:rsidP="00614E48">
      <w:pPr>
        <w:pStyle w:val="estilofiguras"/>
      </w:pPr>
      <w:bookmarkStart w:id="34" w:name="_Toc257803097"/>
      <w:r w:rsidRPr="00BE351A">
        <w:rPr>
          <w:rStyle w:val="apple-style-span"/>
          <w:color w:val="000000"/>
        </w:rPr>
        <w:lastRenderedPageBreak/>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4"/>
    </w:p>
    <w:p w:rsidR="004B2769" w:rsidRPr="00914508" w:rsidRDefault="004B2769" w:rsidP="00914508">
      <w:pPr>
        <w:spacing w:after="200"/>
        <w:rPr>
          <w:rStyle w:val="apple-style-span"/>
          <w:rFonts w:asciiTheme="minorHAnsi" w:hAnsiTheme="minorHAnsi" w:cstheme="minorHAnsi"/>
          <w:noProof/>
          <w:lang w:eastAsia="es-AR"/>
        </w:rPr>
      </w:pP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(Caldwell 2005).</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30"/>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5" w:name="_Toc257803098"/>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vs base-cresta.</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(Caldwell y Aucan, 2004),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1"/>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6" w:name="_Toc257803099"/>
      <w:r w:rsidRPr="00BE351A">
        <w:t>Fig. 3</w:t>
      </w:r>
      <w:r w:rsidR="00914508">
        <w:t>.</w:t>
      </w:r>
      <w:r w:rsidRPr="00BE351A">
        <w:t>5: Transformación de HSF a Base-cresta tomando como referencia la altura del surfista</w:t>
      </w:r>
      <w:r w:rsidR="00614E48">
        <w:t>.</w:t>
      </w:r>
      <w:bookmarkEnd w:id="36"/>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7" w:name="_Toc257803062"/>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7"/>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(Tolman 1997, 1999a, 2009a) es un modelo de olas de tercera generación que contempla la generación, dispersión y disipación de las olas por la acción del viento. El modelo fue desarrollado por la entidad americana NOAA(</w:t>
      </w:r>
      <w:hyperlink r:id="rId32"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(Tolman 1989, 1991a) y WAVEWATCH II, desarrollado en la NASA, Goddard Space Flight Center (e.g., Tolman 1992).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0F5D39">
        <w:rPr>
          <w:rStyle w:val="apple-style-span"/>
          <w:rFonts w:asciiTheme="minorHAnsi" w:hAnsiTheme="minorHAnsi" w:cstheme="minorHAnsi"/>
          <w:color w:val="000000"/>
        </w:rPr>
        <w:t>l mismo involucra. Ver figura 3.</w:t>
      </w:r>
      <w:r w:rsidRPr="00BE351A">
        <w:rPr>
          <w:rStyle w:val="apple-style-span"/>
          <w:rFonts w:asciiTheme="minorHAnsi" w:hAnsiTheme="minorHAnsi" w:cstheme="minorHAnsi"/>
          <w:color w:val="000000"/>
        </w:rPr>
        <w:t>6.</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lastRenderedPageBreak/>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3"/>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8" w:name="_Toc257803100"/>
      <w:r w:rsidRPr="00614E48">
        <w:t>Fig. 3.</w:t>
      </w:r>
      <w:r w:rsidR="00BE351A" w:rsidRPr="00614E48">
        <w:t>6: Vista general de las entradas y salidas de un modelo de olas genérico (Tolman 2009b).</w:t>
      </w:r>
      <w:bookmarkEnd w:id="38"/>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Significante/período/dirección de ola 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ab/>
        <w:t>NOAA mantiene archivos de Hindcast</w:t>
      </w:r>
      <w:bookmarkStart w:id="39" w:name="_Ref245074755"/>
      <w:r w:rsidRPr="00BE351A">
        <w:rPr>
          <w:rStyle w:val="Refdenotaalpie"/>
          <w:rFonts w:asciiTheme="minorHAnsi" w:hAnsiTheme="minorHAnsi" w:cstheme="minorHAnsi"/>
          <w:color w:val="000000"/>
        </w:rPr>
        <w:footnoteReference w:id="3"/>
      </w:r>
      <w:bookmarkEnd w:id="39"/>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4"/>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40" w:name="_Toc257803101"/>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40"/>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1" w:name="_Toc257803063"/>
      <w:r w:rsidRPr="00C3458F">
        <w:rPr>
          <w:rStyle w:val="apple-style-span"/>
          <w:rFonts w:asciiTheme="minorHAnsi" w:hAnsiTheme="minorHAnsi" w:cstheme="minorHAnsi"/>
          <w:color w:val="000000"/>
          <w:sz w:val="24"/>
          <w:szCs w:val="24"/>
        </w:rPr>
        <w:t>3.4 Pre procesamiento</w:t>
      </w:r>
      <w:bookmarkEnd w:id="41"/>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lastRenderedPageBreak/>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57803064"/>
      <w:r w:rsidRPr="005D7687">
        <w:rPr>
          <w:rStyle w:val="apple-style-span"/>
          <w:rFonts w:asciiTheme="minorHAnsi" w:hAnsiTheme="minorHAnsi" w:cstheme="minorHAnsi"/>
          <w:color w:val="000000"/>
          <w:sz w:val="24"/>
          <w:szCs w:val="24"/>
        </w:rPr>
        <w:t>3.5 Modelos de instancias</w:t>
      </w:r>
      <w:bookmarkEnd w:id="42"/>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Como se mencionó en el capítulo 2,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lastRenderedPageBreak/>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3" w:name="_Toc257803065"/>
      <w:r w:rsidRPr="005D7687">
        <w:rPr>
          <w:rStyle w:val="apple-style-span"/>
          <w:rFonts w:asciiTheme="minorHAnsi" w:hAnsiTheme="minorHAnsi" w:cstheme="minorHAnsi"/>
          <w:color w:val="000000"/>
          <w:sz w:val="24"/>
          <w:szCs w:val="24"/>
        </w:rPr>
        <w:t>3.6 Conjuntos de entrenamiento</w:t>
      </w:r>
      <w:bookmarkEnd w:id="43"/>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North Shore</w:t>
            </w:r>
          </w:p>
        </w:tc>
      </w:tr>
    </w:tbl>
    <w:p w:rsidR="00BE351A" w:rsidRPr="00614E48" w:rsidRDefault="005D7687" w:rsidP="00614E48">
      <w:pPr>
        <w:pStyle w:val="estilofiguras"/>
        <w:rPr>
          <w:rStyle w:val="apple-style-span"/>
        </w:rPr>
      </w:pPr>
      <w:bookmarkStart w:id="44" w:name="_Toc257803102"/>
      <w:r w:rsidRPr="00614E48">
        <w:t>Tabla 3.1</w:t>
      </w:r>
      <w:r w:rsidR="00614E48" w:rsidRPr="00614E48">
        <w:t>:</w:t>
      </w:r>
      <w:r w:rsidR="00BE351A" w:rsidRPr="00614E48">
        <w:t xml:space="preserve"> Conjuntos de entrenamiento generados para la playa North-Shore</w:t>
      </w:r>
      <w:r w:rsidR="00BE351A" w:rsidRPr="00614E48">
        <w:rPr>
          <w:rStyle w:val="apple-style-span"/>
        </w:rPr>
        <w:t>.</w:t>
      </w:r>
      <w:bookmarkEnd w:id="44"/>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35"/>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45" w:name="_Toc257803066"/>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45"/>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46" w:name="_Toc257803067"/>
      <w:r w:rsidRPr="00F64A48">
        <w:rPr>
          <w:rFonts w:asciiTheme="minorHAnsi" w:hAnsiTheme="minorHAnsi" w:cstheme="minorHAnsi"/>
          <w:color w:val="auto"/>
          <w:sz w:val="24"/>
          <w:szCs w:val="24"/>
          <w:lang w:val="es-ES_tradnl"/>
        </w:rPr>
        <w:t>5.1 Descripción de la aplicación</w:t>
      </w:r>
      <w:bookmarkEnd w:id="4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47" w:name="_Toc257803068"/>
      <w:r w:rsidRPr="00F64A48">
        <w:rPr>
          <w:rFonts w:asciiTheme="minorHAnsi" w:hAnsiTheme="minorHAnsi" w:cstheme="minorHAnsi"/>
          <w:sz w:val="22"/>
          <w:szCs w:val="22"/>
          <w:lang w:val="es-ES_tradnl"/>
        </w:rPr>
        <w:t>5.1.1 Que diferencia a Surf-Forecaster de los demás sistemas de pronósticos ya existentes?</w:t>
      </w:r>
      <w:bookmarkEnd w:id="4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48" w:name="_Toc257803069"/>
      <w:r w:rsidRPr="00F64A48">
        <w:rPr>
          <w:rFonts w:asciiTheme="minorHAnsi" w:hAnsiTheme="minorHAnsi" w:cstheme="minorHAnsi"/>
          <w:sz w:val="22"/>
          <w:szCs w:val="22"/>
          <w:lang w:val="es-ES_tradnl"/>
        </w:rPr>
        <w:t>5.1.2 Como logra pronosticar Surf-Forecaster?</w:t>
      </w:r>
      <w:bookmarkEnd w:id="4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o </w:t>
      </w:r>
      <w:r w:rsidRPr="00C02ACA">
        <w:rPr>
          <w:rFonts w:asciiTheme="minorHAnsi" w:hAnsiTheme="minorHAnsi" w:cstheme="minorHAnsi"/>
          <w:b/>
          <w:lang w:val="es-ES_tradnl"/>
        </w:rPr>
        <w:t>WW3</w:t>
      </w:r>
      <w:r w:rsidRPr="00C02ACA">
        <w:rPr>
          <w:rFonts w:asciiTheme="minorHAnsi" w:hAnsiTheme="minorHAnsi" w:cstheme="minorHAnsi"/>
          <w:lang w:val="es-ES_tradnl"/>
        </w:rPr>
        <w:t>,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WW3 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49" w:name="_Toc257803070"/>
      <w:r w:rsidRPr="00F64A48">
        <w:rPr>
          <w:rFonts w:asciiTheme="minorHAnsi" w:hAnsiTheme="minorHAnsi" w:cstheme="minorHAnsi"/>
          <w:color w:val="auto"/>
          <w:sz w:val="24"/>
          <w:szCs w:val="24"/>
          <w:lang w:val="es-ES_tradnl"/>
        </w:rPr>
        <w:t>5.2 Tipos de usuario</w:t>
      </w:r>
      <w:bookmarkEnd w:id="4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50" w:name="_Toc257803071"/>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5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51" w:name="_Toc257803072"/>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52" w:name="_Toc257803073"/>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5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53" w:name="_Toc257803074"/>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53"/>
    </w:p>
    <w:p w:rsidR="00C02ACA" w:rsidRPr="002A0C68" w:rsidRDefault="002A0C68" w:rsidP="002A0C68">
      <w:pPr>
        <w:pStyle w:val="Ttulo3"/>
        <w:rPr>
          <w:rFonts w:asciiTheme="minorHAnsi" w:hAnsiTheme="minorHAnsi" w:cstheme="minorHAnsi"/>
          <w:sz w:val="22"/>
          <w:szCs w:val="22"/>
          <w:lang w:val="es-ES_tradnl"/>
        </w:rPr>
      </w:pPr>
      <w:bookmarkStart w:id="54" w:name="_Toc257803075"/>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5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55" w:name="_Toc257803103"/>
      <w:r w:rsidRPr="00C02ACA">
        <w:rPr>
          <w:lang w:val="es-ES_tradnl"/>
        </w:rPr>
        <w:t>Fig. 5.1: Panel de localización de olas</w:t>
      </w:r>
      <w:bookmarkEnd w:id="55"/>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56" w:name="_Toc257803104"/>
      <w:r w:rsidRPr="00C02ACA">
        <w:rPr>
          <w:lang w:val="es-ES_tradnl"/>
        </w:rPr>
        <w:t>Fig. 5.2: Información de ola seleccionada</w:t>
      </w:r>
      <w:bookmarkEnd w:id="5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WW3)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57" w:name="_Toc257803105"/>
      <w:r w:rsidRPr="00C02ACA">
        <w:rPr>
          <w:lang w:val="es-ES_tradnl"/>
        </w:rPr>
        <w:t>Fig. 5.3: Condiciones actuales de la ola seleccionada.</w:t>
      </w:r>
      <w:bookmarkEnd w:id="5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58" w:name="_Toc257803106"/>
      <w:r w:rsidRPr="00C02ACA">
        <w:rPr>
          <w:lang w:val="es-ES_tradnl"/>
        </w:rPr>
        <w:t>Fig. 5.4: Condiciones a partir de las próximas 3 horas de la ola seleccionada.</w:t>
      </w:r>
      <w:bookmarkEnd w:id="5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59" w:name="_Toc257803107"/>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59"/>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Como se puede ver en la figura 5.5 (fragmento de tabla) cada una de las columnas de la tabla corresponde a cada uno de los 60 pronósticos que WW3 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60" w:name="_Toc257803108"/>
      <w:r w:rsidR="00F17D8B">
        <w:rPr>
          <w:lang w:val="es-ES_tradnl"/>
        </w:rPr>
        <w:t>Fig. 5.6:</w:t>
      </w:r>
      <w:r w:rsidRPr="00C02ACA">
        <w:rPr>
          <w:lang w:val="es-ES_tradnl"/>
        </w:rPr>
        <w:t xml:space="preserve"> Fragmento de tabla de pronósticos detallados minimizada.</w:t>
      </w:r>
      <w:bookmarkEnd w:id="60"/>
    </w:p>
    <w:p w:rsidR="00C02ACA" w:rsidRPr="00206A47" w:rsidRDefault="00C02ACA" w:rsidP="00206A47">
      <w:pPr>
        <w:pStyle w:val="Ttulo3"/>
        <w:rPr>
          <w:rFonts w:asciiTheme="minorHAnsi" w:hAnsiTheme="minorHAnsi" w:cstheme="minorHAnsi"/>
          <w:sz w:val="22"/>
          <w:szCs w:val="22"/>
          <w:lang w:val="es-ES_tradnl"/>
        </w:rPr>
      </w:pPr>
      <w:bookmarkStart w:id="61" w:name="_Toc257803076"/>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6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62" w:name="_Toc257803109"/>
      <w:r w:rsidR="00F17D8B">
        <w:rPr>
          <w:lang w:val="es-ES_tradnl"/>
        </w:rPr>
        <w:t>Fig. 5.7:</w:t>
      </w:r>
      <w:r w:rsidRPr="00C02ACA">
        <w:rPr>
          <w:lang w:val="es-ES_tradnl"/>
        </w:rPr>
        <w:t xml:space="preserve"> Vista de pantalla de generación de comparaciones – Usuario no registrado.</w:t>
      </w:r>
      <w:bookmarkEnd w:id="6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3" w:name="_Toc257803110"/>
      <w:r>
        <w:rPr>
          <w:lang w:val="es-ES_tradnl"/>
        </w:rPr>
        <w:t>Fig. 5.8:</w:t>
      </w:r>
      <w:r w:rsidR="00C02ACA" w:rsidRPr="00C02ACA">
        <w:rPr>
          <w:lang w:val="es-ES_tradnl"/>
        </w:rPr>
        <w:t xml:space="preserve"> Menú de localización de olas en pantalla de generación de comparaciones</w:t>
      </w:r>
      <w:bookmarkEnd w:id="63"/>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64" w:name="_Toc257803111"/>
      <w:r w:rsidR="00F17D8B">
        <w:rPr>
          <w:lang w:val="es-ES_tradnl"/>
        </w:rPr>
        <w:t>Fig. 5.9:</w:t>
      </w:r>
      <w:r w:rsidRPr="00C02ACA">
        <w:rPr>
          <w:lang w:val="es-ES_tradnl"/>
        </w:rPr>
        <w:t xml:space="preserve"> de pantalla de generación de comparaciones – Usuario registrado u Administrador.</w:t>
      </w:r>
      <w:bookmarkEnd w:id="6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65" w:name="_Toc257803112"/>
      <w:r w:rsidR="00F17D8B">
        <w:rPr>
          <w:lang w:val="es-ES_tradnl"/>
        </w:rPr>
        <w:t>Fig. 5.10:</w:t>
      </w:r>
      <w:r w:rsidRPr="00C02ACA">
        <w:rPr>
          <w:lang w:val="es-ES_tradnl"/>
        </w:rPr>
        <w:t xml:space="preserve"> Guardar comparación.</w:t>
      </w:r>
      <w:bookmarkEnd w:id="6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6" w:name="_Toc257803113"/>
      <w:r>
        <w:rPr>
          <w:lang w:val="es-ES_tradnl"/>
        </w:rPr>
        <w:t>Fig. 5.11:</w:t>
      </w:r>
      <w:r w:rsidR="00C02ACA" w:rsidRPr="00C02ACA">
        <w:rPr>
          <w:lang w:val="es-ES_tradnl"/>
        </w:rPr>
        <w:t xml:space="preserve"> Mensaje de confirmación para sobrescribir una comparación.</w:t>
      </w:r>
      <w:bookmarkEnd w:id="66"/>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7" w:name="_Toc257803114"/>
      <w:r>
        <w:rPr>
          <w:lang w:val="es-ES_tradnl"/>
        </w:rPr>
        <w:t>Fig. 5.12:</w:t>
      </w:r>
      <w:r w:rsidR="00C02ACA" w:rsidRPr="00C02ACA">
        <w:rPr>
          <w:lang w:val="es-ES_tradnl"/>
        </w:rPr>
        <w:t xml:space="preserve"> Mensaje de confirmación para eliminar una comparación.</w:t>
      </w:r>
      <w:bookmarkEnd w:id="67"/>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68" w:name="_Toc257803115"/>
      <w:r w:rsidR="00F17D8B">
        <w:rPr>
          <w:lang w:val="es-ES_tradnl"/>
        </w:rPr>
        <w:t>Fig. 5.13:</w:t>
      </w:r>
      <w:r w:rsidRPr="00C02ACA">
        <w:rPr>
          <w:lang w:val="es-ES_tradnl"/>
        </w:rPr>
        <w:t xml:space="preserve"> Selección del pronosticador deseado para cada ola.</w:t>
      </w:r>
      <w:bookmarkEnd w:id="6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69" w:name="_Toc257803116"/>
      <w:r>
        <w:rPr>
          <w:lang w:val="es-ES_tradnl"/>
        </w:rPr>
        <w:t>Fig. 5.14:</w:t>
      </w:r>
      <w:r w:rsidR="00C02ACA" w:rsidRPr="00C02ACA">
        <w:rPr>
          <w:lang w:val="es-ES_tradnl"/>
        </w:rPr>
        <w:t xml:space="preserve"> Altura de las olas en las próximas horas.</w:t>
      </w:r>
      <w:bookmarkEnd w:id="69"/>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70" w:name="_Toc257803117"/>
      <w:r w:rsidR="00F17D8B">
        <w:rPr>
          <w:lang w:val="es-ES_tradnl"/>
        </w:rPr>
        <w:t>Fig. 5.15:</w:t>
      </w:r>
      <w:r w:rsidRPr="00C02ACA">
        <w:rPr>
          <w:lang w:val="es-ES_tradnl"/>
        </w:rPr>
        <w:t xml:space="preserve"> Captura de animación con la altura de cada ola a lo largo de las 180hs de pronóstico. Vista de un gráfico de barras.</w:t>
      </w:r>
      <w:bookmarkEnd w:id="70"/>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71" w:name="_Toc257803118"/>
      <w:r w:rsidR="0064755C">
        <w:rPr>
          <w:lang w:val="es-ES_tradnl"/>
        </w:rPr>
        <w:t>Fig. 5.16:</w:t>
      </w:r>
      <w:r w:rsidRPr="00C02ACA">
        <w:rPr>
          <w:lang w:val="es-ES_tradnl"/>
        </w:rPr>
        <w:t xml:space="preserve"> Gráfico con la altura de cada ola a lo largo de las 180hs de pronóstico. Vista de un gráfico de líneas.</w:t>
      </w:r>
      <w:bookmarkEnd w:id="71"/>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72" w:name="_Toc257803119"/>
      <w:r w:rsidR="0064755C">
        <w:rPr>
          <w:lang w:val="es-ES_tradnl"/>
        </w:rPr>
        <w:t>Fig. 5.17:</w:t>
      </w:r>
      <w:r w:rsidRPr="00C02ACA">
        <w:rPr>
          <w:lang w:val="es-ES_tradnl"/>
        </w:rPr>
        <w:t xml:space="preserve"> Fragmento de tabla de pronósticos detallado en sección de comparaciones.</w:t>
      </w:r>
      <w:bookmarkEnd w:id="72"/>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73" w:name="_Toc257803077"/>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7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74" w:name="_Toc257803120"/>
      <w:r w:rsidR="0064755C">
        <w:rPr>
          <w:lang w:val="es-ES_tradnl"/>
        </w:rPr>
        <w:t>Fig. 5.18:</w:t>
      </w:r>
      <w:r w:rsidRPr="00C02ACA">
        <w:rPr>
          <w:lang w:val="es-ES_tradnl"/>
        </w:rPr>
        <w:t xml:space="preserve"> Nueva ola, información básica</w:t>
      </w:r>
      <w:bookmarkEnd w:id="7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75" w:name="_Toc257803121"/>
      <w:r w:rsidR="0064755C">
        <w:rPr>
          <w:lang w:val="es-ES_tradnl"/>
        </w:rPr>
        <w:t>Fig. 5.19:</w:t>
      </w:r>
      <w:r w:rsidRPr="00C02ACA">
        <w:rPr>
          <w:lang w:val="es-ES_tradnl"/>
        </w:rPr>
        <w:t xml:space="preserve"> Nueva ola, ubicarla en el mapa.</w:t>
      </w:r>
      <w:bookmarkEnd w:id="75"/>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76" w:name="_Toc257803122"/>
      <w:r w:rsidR="0064755C">
        <w:rPr>
          <w:lang w:val="es-ES_tradnl"/>
        </w:rPr>
        <w:t>Fig. 5.20:</w:t>
      </w:r>
      <w:r w:rsidRPr="00C02ACA">
        <w:rPr>
          <w:lang w:val="es-ES_tradnl"/>
        </w:rPr>
        <w:t xml:space="preserve"> Nueva ola, ya ubicada en el mapa.</w:t>
      </w:r>
      <w:bookmarkEnd w:id="76"/>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77" w:name="_Toc257803123"/>
      <w:r>
        <w:rPr>
          <w:lang w:val="es-ES_tradnl"/>
        </w:rPr>
        <w:t>Fig. 5.21:</w:t>
      </w:r>
      <w:r w:rsidR="00C02ACA" w:rsidRPr="00C02ACA">
        <w:rPr>
          <w:lang w:val="es-ES_tradnl"/>
        </w:rPr>
        <w:t xml:space="preserve"> Nueva ola, entrenar un pronosticador</w:t>
      </w:r>
      <w:bookmarkEnd w:id="7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78" w:name="_Toc257803124"/>
      <w:r>
        <w:rPr>
          <w:lang w:val="es-ES_tradnl"/>
        </w:rPr>
        <w:t>Fig. 5.22:</w:t>
      </w:r>
      <w:r w:rsidR="00C02ACA" w:rsidRPr="00C02ACA">
        <w:rPr>
          <w:lang w:val="es-ES_tradnl"/>
        </w:rPr>
        <w:t xml:space="preserve"> Nueva ola, formato del archive de observaciones visuales.</w:t>
      </w:r>
      <w:bookmarkEnd w:id="78"/>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79" w:name="_Toc257803078"/>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7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80" w:name="_Toc257803125"/>
      <w:r w:rsidR="001E3305">
        <w:rPr>
          <w:lang w:val="es-ES_tradnl"/>
        </w:rPr>
        <w:t>Fig. 5.23:</w:t>
      </w:r>
      <w:r w:rsidRPr="00C02ACA">
        <w:rPr>
          <w:lang w:val="es-ES_tradnl"/>
        </w:rPr>
        <w:t xml:space="preserve"> Mis olas, tabla de olas pertenecientes al usuario actualmente logueado.</w:t>
      </w:r>
      <w:bookmarkEnd w:id="8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81" w:name="_Toc257803126"/>
      <w:r w:rsidR="001E3305">
        <w:rPr>
          <w:lang w:val="es-ES_tradnl"/>
        </w:rPr>
        <w:t>Fig. 5.24:</w:t>
      </w:r>
      <w:r w:rsidRPr="00C02ACA">
        <w:rPr>
          <w:lang w:val="es-ES_tradnl"/>
        </w:rPr>
        <w:t xml:space="preserve"> Confirmación de eliminación de la ola seleccionada.</w:t>
      </w:r>
      <w:bookmarkEnd w:id="8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82" w:name="_Toc257803127"/>
      <w:r>
        <w:rPr>
          <w:lang w:val="es-ES_tradnl"/>
        </w:rPr>
        <w:t>Fig. 5.25:</w:t>
      </w:r>
      <w:r w:rsidR="00C02ACA" w:rsidRPr="00C02ACA">
        <w:rPr>
          <w:lang w:val="es-ES_tradnl"/>
        </w:rPr>
        <w:t xml:space="preserve"> Mis olas – Edición de ola, pronosticador especializado.</w:t>
      </w:r>
      <w:bookmarkEnd w:id="8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WW3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65"/>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83" w:name="_Toc257803079"/>
      <w:r w:rsidRPr="0012362B">
        <w:rPr>
          <w:rFonts w:asciiTheme="minorHAnsi" w:hAnsiTheme="minorHAnsi" w:cstheme="minorHAnsi"/>
          <w:color w:val="auto"/>
          <w:sz w:val="40"/>
          <w:szCs w:val="40"/>
        </w:rPr>
        <w:lastRenderedPageBreak/>
        <w:t>Capítulo 6 - Conclusiones</w:t>
      </w:r>
      <w:bookmarkEnd w:id="83"/>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84" w:name="_Toc257803080"/>
      <w:r w:rsidRPr="0012362B">
        <w:rPr>
          <w:rFonts w:asciiTheme="minorHAnsi" w:hAnsiTheme="minorHAnsi" w:cstheme="minorHAnsi"/>
          <w:color w:val="auto"/>
          <w:sz w:val="24"/>
          <w:szCs w:val="24"/>
          <w:lang w:val="es-ES_tradnl" w:eastAsia="en-US"/>
        </w:rPr>
        <w:t>6.1 Resumen</w:t>
      </w:r>
      <w:bookmarkEnd w:id="84"/>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85" w:name="_Toc257803081"/>
      <w:r w:rsidRPr="0012362B">
        <w:rPr>
          <w:rFonts w:asciiTheme="minorHAnsi" w:hAnsiTheme="minorHAnsi" w:cstheme="minorHAnsi"/>
          <w:color w:val="auto"/>
          <w:sz w:val="24"/>
          <w:szCs w:val="24"/>
          <w:lang w:val="es-ES_tradnl" w:eastAsia="en-US"/>
        </w:rPr>
        <w:t>6.2 Conclusiones del trabajo</w:t>
      </w:r>
      <w:bookmarkEnd w:id="85"/>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86" w:name="_Toc257803082"/>
      <w:r w:rsidRPr="0012362B">
        <w:rPr>
          <w:rFonts w:asciiTheme="minorHAnsi" w:hAnsiTheme="minorHAnsi" w:cstheme="minorHAnsi"/>
          <w:color w:val="auto"/>
          <w:sz w:val="24"/>
          <w:szCs w:val="24"/>
          <w:lang w:val="es-ES_tradnl" w:eastAsia="en-US"/>
        </w:rPr>
        <w:t>6.3 Ventajas del enfoque</w:t>
      </w:r>
      <w:bookmarkEnd w:id="86"/>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87" w:name="_Toc257803083"/>
      <w:r w:rsidRPr="0012362B">
        <w:rPr>
          <w:rFonts w:asciiTheme="minorHAnsi" w:hAnsiTheme="minorHAnsi" w:cstheme="minorHAnsi"/>
          <w:color w:val="auto"/>
          <w:sz w:val="24"/>
          <w:szCs w:val="24"/>
          <w:lang w:val="es-ES_tradnl" w:eastAsia="en-US"/>
        </w:rPr>
        <w:t>6.4 Limitaciones</w:t>
      </w:r>
      <w:bookmarkEnd w:id="87"/>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66"/>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88" w:name="_Toc257803084"/>
      <w:r w:rsidRPr="004A0B9E">
        <w:rPr>
          <w:rFonts w:asciiTheme="minorHAnsi" w:eastAsiaTheme="minorEastAsia" w:hAnsiTheme="minorHAnsi" w:cstheme="minorBidi"/>
          <w:color w:val="auto"/>
          <w:sz w:val="40"/>
          <w:szCs w:val="40"/>
          <w:lang w:val="es-ES_tradnl" w:eastAsia="en-US"/>
        </w:rPr>
        <w:lastRenderedPageBreak/>
        <w:t>Referencias</w:t>
      </w:r>
      <w:bookmarkEnd w:id="88"/>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67"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68"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69"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70"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K.R. Muller, A. Smola, G. Ratsch, B. Scholkopf, J. Kohlmorgen, and V. Vapnik. Predicting time series with support vector machines. En W. Gerstner, A. Germond, M. Hasler, y J.D. Nicoud, editores, </w:t>
      </w:r>
      <w:r w:rsidRPr="004A0B9E">
        <w:rPr>
          <w:rFonts w:asciiTheme="minorHAnsi" w:eastAsiaTheme="minorEastAsia" w:hAnsiTheme="minorHAnsi" w:cstheme="minorBidi"/>
          <w:lang w:val="es-ES_tradnl" w:eastAsia="en-US"/>
        </w:rPr>
        <w:lastRenderedPageBreak/>
        <w:t>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E027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1"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2"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E027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3"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E027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4"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E027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5"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E027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6"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77"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78"/>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9F9" w:rsidRDefault="009E19F9" w:rsidP="00966779">
      <w:r>
        <w:separator/>
      </w:r>
    </w:p>
  </w:endnote>
  <w:endnote w:type="continuationSeparator" w:id="1">
    <w:p w:rsidR="009E19F9" w:rsidRDefault="009E19F9"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2824"/>
      <w:docPartObj>
        <w:docPartGallery w:val="Page Numbers (Bottom of Page)"/>
        <w:docPartUnique/>
      </w:docPartObj>
    </w:sdtPr>
    <w:sdtContent>
      <w:p w:rsidR="00B066E3" w:rsidRDefault="00E02781">
        <w:pPr>
          <w:pStyle w:val="Piedepgina"/>
          <w:jc w:val="center"/>
        </w:pPr>
        <w:fldSimple w:instr=" PAGE   \* MERGEFORMAT ">
          <w:r w:rsidR="00BC43FE">
            <w:rPr>
              <w:noProof/>
            </w:rPr>
            <w:t>15</w:t>
          </w:r>
        </w:fldSimple>
      </w:p>
    </w:sdtContent>
  </w:sdt>
  <w:p w:rsidR="00B066E3" w:rsidRDefault="00B066E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9F9" w:rsidRDefault="009E19F9" w:rsidP="00966779">
      <w:r>
        <w:separator/>
      </w:r>
    </w:p>
  </w:footnote>
  <w:footnote w:type="continuationSeparator" w:id="1">
    <w:p w:rsidR="009E19F9" w:rsidRDefault="009E19F9" w:rsidP="00966779">
      <w:r>
        <w:continuationSeparator/>
      </w:r>
    </w:p>
  </w:footnote>
  <w:footnote w:id="2">
    <w:p w:rsidR="00614E48" w:rsidRDefault="00614E48" w:rsidP="00614E48">
      <w:pPr>
        <w:spacing w:after="200"/>
        <w:rPr>
          <w:rStyle w:val="apple-style-span"/>
          <w:rFonts w:asciiTheme="minorHAnsi" w:hAnsiTheme="minorHAnsi" w:cstheme="minorHAnsi"/>
          <w:color w:val="000000"/>
        </w:rPr>
      </w:pPr>
      <w:r>
        <w:rPr>
          <w:rStyle w:val="Refdenotaalpie"/>
        </w:rPr>
        <w:footnoteRef/>
      </w:r>
      <w:r>
        <w:t xml:space="preserve"> Base de datos Goddard-Caldwell: </w:t>
      </w:r>
      <w:hyperlink r:id="rId1" w:history="1">
        <w:r>
          <w:rPr>
            <w:rStyle w:val="Hipervnculo"/>
          </w:rPr>
          <w:t>http://www.nodc.noaa.gov/archive/arc0012/0001754/</w:t>
        </w:r>
      </w:hyperlink>
    </w:p>
    <w:p w:rsidR="00B066E3" w:rsidRPr="000E4005" w:rsidRDefault="00B066E3" w:rsidP="00BE351A">
      <w:pPr>
        <w:pStyle w:val="Textonotapie"/>
      </w:pPr>
    </w:p>
  </w:footnote>
  <w:footnote w:id="3">
    <w:p w:rsidR="00B066E3" w:rsidRPr="00B77420" w:rsidRDefault="00B066E3"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E3" w:rsidRPr="007F2C8B" w:rsidRDefault="00B066E3">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E3" w:rsidRPr="008B0111" w:rsidRDefault="00B066E3">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E3" w:rsidRPr="008B0111" w:rsidRDefault="00B066E3">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E3" w:rsidRPr="008B0111" w:rsidRDefault="00B066E3">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E3" w:rsidRPr="008B0111" w:rsidRDefault="00B066E3">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66E3" w:rsidRPr="008B0111" w:rsidRDefault="00B066E3">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4">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3">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7">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35"/>
  </w:num>
  <w:num w:numId="3">
    <w:abstractNumId w:val="11"/>
  </w:num>
  <w:num w:numId="4">
    <w:abstractNumId w:val="29"/>
  </w:num>
  <w:num w:numId="5">
    <w:abstractNumId w:val="8"/>
  </w:num>
  <w:num w:numId="6">
    <w:abstractNumId w:val="33"/>
  </w:num>
  <w:num w:numId="7">
    <w:abstractNumId w:val="6"/>
  </w:num>
  <w:num w:numId="8">
    <w:abstractNumId w:val="17"/>
  </w:num>
  <w:num w:numId="9">
    <w:abstractNumId w:val="31"/>
  </w:num>
  <w:num w:numId="10">
    <w:abstractNumId w:val="0"/>
  </w:num>
  <w:num w:numId="11">
    <w:abstractNumId w:val="1"/>
  </w:num>
  <w:num w:numId="12">
    <w:abstractNumId w:val="24"/>
  </w:num>
  <w:num w:numId="13">
    <w:abstractNumId w:val="39"/>
  </w:num>
  <w:num w:numId="14">
    <w:abstractNumId w:val="19"/>
  </w:num>
  <w:num w:numId="15">
    <w:abstractNumId w:val="13"/>
  </w:num>
  <w:num w:numId="16">
    <w:abstractNumId w:val="32"/>
  </w:num>
  <w:num w:numId="17">
    <w:abstractNumId w:val="2"/>
  </w:num>
  <w:num w:numId="18">
    <w:abstractNumId w:val="26"/>
  </w:num>
  <w:num w:numId="19">
    <w:abstractNumId w:val="3"/>
  </w:num>
  <w:num w:numId="20">
    <w:abstractNumId w:val="10"/>
  </w:num>
  <w:num w:numId="21">
    <w:abstractNumId w:val="12"/>
  </w:num>
  <w:num w:numId="22">
    <w:abstractNumId w:val="18"/>
  </w:num>
  <w:num w:numId="23">
    <w:abstractNumId w:val="23"/>
  </w:num>
  <w:num w:numId="24">
    <w:abstractNumId w:val="25"/>
  </w:num>
  <w:num w:numId="25">
    <w:abstractNumId w:val="28"/>
  </w:num>
  <w:num w:numId="26">
    <w:abstractNumId w:val="20"/>
  </w:num>
  <w:num w:numId="27">
    <w:abstractNumId w:val="4"/>
  </w:num>
  <w:num w:numId="28">
    <w:abstractNumId w:val="16"/>
  </w:num>
  <w:num w:numId="29">
    <w:abstractNumId w:val="5"/>
  </w:num>
  <w:num w:numId="30">
    <w:abstractNumId w:val="27"/>
  </w:num>
  <w:num w:numId="31">
    <w:abstractNumId w:val="38"/>
  </w:num>
  <w:num w:numId="32">
    <w:abstractNumId w:val="14"/>
  </w:num>
  <w:num w:numId="33">
    <w:abstractNumId w:val="36"/>
  </w:num>
  <w:num w:numId="34">
    <w:abstractNumId w:val="21"/>
  </w:num>
  <w:num w:numId="35">
    <w:abstractNumId w:val="37"/>
  </w:num>
  <w:num w:numId="36">
    <w:abstractNumId w:val="30"/>
  </w:num>
  <w:num w:numId="37">
    <w:abstractNumId w:val="34"/>
  </w:num>
  <w:num w:numId="38">
    <w:abstractNumId w:val="9"/>
  </w:num>
  <w:num w:numId="39">
    <w:abstractNumId w:val="15"/>
  </w:num>
  <w:num w:numId="4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hdrShapeDefaults>
    <o:shapedefaults v:ext="edit" spidmax="45058"/>
  </w:hdrShapeDefaults>
  <w:footnotePr>
    <w:footnote w:id="0"/>
    <w:footnote w:id="1"/>
  </w:footnotePr>
  <w:endnotePr>
    <w:endnote w:id="0"/>
    <w:endnote w:id="1"/>
  </w:endnotePr>
  <w:compat/>
  <w:rsids>
    <w:rsidRoot w:val="007E1A9C"/>
    <w:rsid w:val="0000192C"/>
    <w:rsid w:val="00003DC5"/>
    <w:rsid w:val="00007D48"/>
    <w:rsid w:val="00010034"/>
    <w:rsid w:val="00011210"/>
    <w:rsid w:val="00013381"/>
    <w:rsid w:val="00034AC0"/>
    <w:rsid w:val="0003768D"/>
    <w:rsid w:val="0005717A"/>
    <w:rsid w:val="000609DF"/>
    <w:rsid w:val="00060EF0"/>
    <w:rsid w:val="00066618"/>
    <w:rsid w:val="00074EEB"/>
    <w:rsid w:val="0008031C"/>
    <w:rsid w:val="0008170A"/>
    <w:rsid w:val="00092415"/>
    <w:rsid w:val="00097C73"/>
    <w:rsid w:val="000A2CA9"/>
    <w:rsid w:val="000A3D0F"/>
    <w:rsid w:val="000A7881"/>
    <w:rsid w:val="000B4A58"/>
    <w:rsid w:val="000E065C"/>
    <w:rsid w:val="000E154B"/>
    <w:rsid w:val="000E19E4"/>
    <w:rsid w:val="000F5D39"/>
    <w:rsid w:val="000F6049"/>
    <w:rsid w:val="000F6FF8"/>
    <w:rsid w:val="0012362B"/>
    <w:rsid w:val="001359AF"/>
    <w:rsid w:val="001455BC"/>
    <w:rsid w:val="00152222"/>
    <w:rsid w:val="001600AE"/>
    <w:rsid w:val="00164635"/>
    <w:rsid w:val="001655C8"/>
    <w:rsid w:val="001658AE"/>
    <w:rsid w:val="00167008"/>
    <w:rsid w:val="00173326"/>
    <w:rsid w:val="001828ED"/>
    <w:rsid w:val="00196BDB"/>
    <w:rsid w:val="00196F2E"/>
    <w:rsid w:val="00197953"/>
    <w:rsid w:val="001C416F"/>
    <w:rsid w:val="001C67CC"/>
    <w:rsid w:val="001D05BB"/>
    <w:rsid w:val="001D0FA7"/>
    <w:rsid w:val="001D3DF2"/>
    <w:rsid w:val="001E3305"/>
    <w:rsid w:val="001E331A"/>
    <w:rsid w:val="001E44FF"/>
    <w:rsid w:val="001F2621"/>
    <w:rsid w:val="001F2E1B"/>
    <w:rsid w:val="00205764"/>
    <w:rsid w:val="00206A47"/>
    <w:rsid w:val="002147EE"/>
    <w:rsid w:val="00216F2A"/>
    <w:rsid w:val="00217B76"/>
    <w:rsid w:val="0022482F"/>
    <w:rsid w:val="0023083D"/>
    <w:rsid w:val="00253969"/>
    <w:rsid w:val="00254E11"/>
    <w:rsid w:val="00255536"/>
    <w:rsid w:val="00256323"/>
    <w:rsid w:val="00264BD6"/>
    <w:rsid w:val="00276071"/>
    <w:rsid w:val="00284F0E"/>
    <w:rsid w:val="002920AA"/>
    <w:rsid w:val="00293397"/>
    <w:rsid w:val="00295791"/>
    <w:rsid w:val="002A0C68"/>
    <w:rsid w:val="002A35EF"/>
    <w:rsid w:val="002A63F1"/>
    <w:rsid w:val="002C0BB1"/>
    <w:rsid w:val="002E4AEC"/>
    <w:rsid w:val="002E6D42"/>
    <w:rsid w:val="003073B2"/>
    <w:rsid w:val="00317DFA"/>
    <w:rsid w:val="00343549"/>
    <w:rsid w:val="00347A65"/>
    <w:rsid w:val="0035423B"/>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485A"/>
    <w:rsid w:val="00454063"/>
    <w:rsid w:val="00477D19"/>
    <w:rsid w:val="0048492D"/>
    <w:rsid w:val="00496145"/>
    <w:rsid w:val="004A0B9E"/>
    <w:rsid w:val="004A0D54"/>
    <w:rsid w:val="004A100B"/>
    <w:rsid w:val="004A3E0B"/>
    <w:rsid w:val="004B2769"/>
    <w:rsid w:val="004E3420"/>
    <w:rsid w:val="004F14D1"/>
    <w:rsid w:val="004F1600"/>
    <w:rsid w:val="004F6ABC"/>
    <w:rsid w:val="0050748B"/>
    <w:rsid w:val="0051186B"/>
    <w:rsid w:val="00516AC0"/>
    <w:rsid w:val="00533D29"/>
    <w:rsid w:val="00541C52"/>
    <w:rsid w:val="005470A1"/>
    <w:rsid w:val="00560F12"/>
    <w:rsid w:val="00564676"/>
    <w:rsid w:val="00571FAC"/>
    <w:rsid w:val="0058038C"/>
    <w:rsid w:val="005874B0"/>
    <w:rsid w:val="00591E7F"/>
    <w:rsid w:val="005A0F8E"/>
    <w:rsid w:val="005A6983"/>
    <w:rsid w:val="005A7071"/>
    <w:rsid w:val="005B1B0B"/>
    <w:rsid w:val="005B1E22"/>
    <w:rsid w:val="005D0768"/>
    <w:rsid w:val="005D62AC"/>
    <w:rsid w:val="005D6859"/>
    <w:rsid w:val="005D7687"/>
    <w:rsid w:val="005E2C2D"/>
    <w:rsid w:val="005E61A4"/>
    <w:rsid w:val="005F03F3"/>
    <w:rsid w:val="005F42DD"/>
    <w:rsid w:val="00614E48"/>
    <w:rsid w:val="00620B7C"/>
    <w:rsid w:val="00623AF7"/>
    <w:rsid w:val="00624F4E"/>
    <w:rsid w:val="0063504C"/>
    <w:rsid w:val="0064755C"/>
    <w:rsid w:val="00683CA6"/>
    <w:rsid w:val="006944E8"/>
    <w:rsid w:val="006A0B63"/>
    <w:rsid w:val="006A4BE8"/>
    <w:rsid w:val="006A7B6D"/>
    <w:rsid w:val="006B7F72"/>
    <w:rsid w:val="006C5BA1"/>
    <w:rsid w:val="006E01A2"/>
    <w:rsid w:val="006E792A"/>
    <w:rsid w:val="006F10BA"/>
    <w:rsid w:val="006F5607"/>
    <w:rsid w:val="007062E9"/>
    <w:rsid w:val="007066A0"/>
    <w:rsid w:val="007206D1"/>
    <w:rsid w:val="00724A76"/>
    <w:rsid w:val="007266D2"/>
    <w:rsid w:val="0073087A"/>
    <w:rsid w:val="007364A3"/>
    <w:rsid w:val="007429F7"/>
    <w:rsid w:val="00747A17"/>
    <w:rsid w:val="00765529"/>
    <w:rsid w:val="007773DE"/>
    <w:rsid w:val="00791162"/>
    <w:rsid w:val="007A660B"/>
    <w:rsid w:val="007B04A9"/>
    <w:rsid w:val="007B1812"/>
    <w:rsid w:val="007D1A9C"/>
    <w:rsid w:val="007D3B17"/>
    <w:rsid w:val="007D4478"/>
    <w:rsid w:val="007D4CBF"/>
    <w:rsid w:val="007E0CA0"/>
    <w:rsid w:val="007E1A9C"/>
    <w:rsid w:val="007E3147"/>
    <w:rsid w:val="007E797F"/>
    <w:rsid w:val="007F2768"/>
    <w:rsid w:val="007F2C8B"/>
    <w:rsid w:val="007F3B12"/>
    <w:rsid w:val="007F4189"/>
    <w:rsid w:val="00800FF3"/>
    <w:rsid w:val="008032AB"/>
    <w:rsid w:val="00806823"/>
    <w:rsid w:val="00823624"/>
    <w:rsid w:val="00835A6B"/>
    <w:rsid w:val="00840516"/>
    <w:rsid w:val="00844C18"/>
    <w:rsid w:val="00844FA5"/>
    <w:rsid w:val="00863C9D"/>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5254"/>
    <w:rsid w:val="008E6C10"/>
    <w:rsid w:val="008F2148"/>
    <w:rsid w:val="00903661"/>
    <w:rsid w:val="00904CA6"/>
    <w:rsid w:val="00914508"/>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D96"/>
    <w:rsid w:val="00A04B9E"/>
    <w:rsid w:val="00A207F9"/>
    <w:rsid w:val="00A22B92"/>
    <w:rsid w:val="00A2615B"/>
    <w:rsid w:val="00A316D4"/>
    <w:rsid w:val="00A33E0E"/>
    <w:rsid w:val="00A45E1A"/>
    <w:rsid w:val="00A461DE"/>
    <w:rsid w:val="00A62C0C"/>
    <w:rsid w:val="00A6402E"/>
    <w:rsid w:val="00A73544"/>
    <w:rsid w:val="00A8592F"/>
    <w:rsid w:val="00A94AA7"/>
    <w:rsid w:val="00A96936"/>
    <w:rsid w:val="00AA2405"/>
    <w:rsid w:val="00AA37D7"/>
    <w:rsid w:val="00AB5D94"/>
    <w:rsid w:val="00AB6760"/>
    <w:rsid w:val="00AC23BA"/>
    <w:rsid w:val="00AC2F71"/>
    <w:rsid w:val="00AC3260"/>
    <w:rsid w:val="00AD064F"/>
    <w:rsid w:val="00AD133E"/>
    <w:rsid w:val="00AD6966"/>
    <w:rsid w:val="00AE3F29"/>
    <w:rsid w:val="00AE4FEB"/>
    <w:rsid w:val="00AE56AF"/>
    <w:rsid w:val="00B02001"/>
    <w:rsid w:val="00B024C7"/>
    <w:rsid w:val="00B066E3"/>
    <w:rsid w:val="00B1276E"/>
    <w:rsid w:val="00B1785D"/>
    <w:rsid w:val="00B31E41"/>
    <w:rsid w:val="00B440F8"/>
    <w:rsid w:val="00B53943"/>
    <w:rsid w:val="00B562BE"/>
    <w:rsid w:val="00B62C19"/>
    <w:rsid w:val="00B63E55"/>
    <w:rsid w:val="00B67A24"/>
    <w:rsid w:val="00B833C6"/>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C92"/>
    <w:rsid w:val="00C12DE5"/>
    <w:rsid w:val="00C258FA"/>
    <w:rsid w:val="00C25ECB"/>
    <w:rsid w:val="00C315CC"/>
    <w:rsid w:val="00C3458F"/>
    <w:rsid w:val="00C3619D"/>
    <w:rsid w:val="00C43459"/>
    <w:rsid w:val="00C46963"/>
    <w:rsid w:val="00C54FE9"/>
    <w:rsid w:val="00C56A15"/>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33ABF"/>
    <w:rsid w:val="00D534FA"/>
    <w:rsid w:val="00D549BF"/>
    <w:rsid w:val="00D71522"/>
    <w:rsid w:val="00D72F70"/>
    <w:rsid w:val="00D944DA"/>
    <w:rsid w:val="00DA0876"/>
    <w:rsid w:val="00DA31A7"/>
    <w:rsid w:val="00DA4FCC"/>
    <w:rsid w:val="00DB04C7"/>
    <w:rsid w:val="00DC3F1F"/>
    <w:rsid w:val="00DF5EE2"/>
    <w:rsid w:val="00E02781"/>
    <w:rsid w:val="00E13634"/>
    <w:rsid w:val="00E15F1E"/>
    <w:rsid w:val="00E3711A"/>
    <w:rsid w:val="00E505A6"/>
    <w:rsid w:val="00E5290A"/>
    <w:rsid w:val="00E64355"/>
    <w:rsid w:val="00E76D3C"/>
    <w:rsid w:val="00E910B9"/>
    <w:rsid w:val="00EA34E4"/>
    <w:rsid w:val="00EB3556"/>
    <w:rsid w:val="00EB5564"/>
    <w:rsid w:val="00EC3BF1"/>
    <w:rsid w:val="00EC41FA"/>
    <w:rsid w:val="00EC765D"/>
    <w:rsid w:val="00ED10A6"/>
    <w:rsid w:val="00ED39F6"/>
    <w:rsid w:val="00ED7526"/>
    <w:rsid w:val="00EF0E28"/>
    <w:rsid w:val="00EF3965"/>
    <w:rsid w:val="00EF536C"/>
    <w:rsid w:val="00EF53E7"/>
    <w:rsid w:val="00EF6F02"/>
    <w:rsid w:val="00F0180A"/>
    <w:rsid w:val="00F063AA"/>
    <w:rsid w:val="00F07621"/>
    <w:rsid w:val="00F07C5C"/>
    <w:rsid w:val="00F17D8B"/>
    <w:rsid w:val="00F273F3"/>
    <w:rsid w:val="00F314E1"/>
    <w:rsid w:val="00F35440"/>
    <w:rsid w:val="00F40794"/>
    <w:rsid w:val="00F45A05"/>
    <w:rsid w:val="00F5191B"/>
    <w:rsid w:val="00F54C24"/>
    <w:rsid w:val="00F56E5F"/>
    <w:rsid w:val="00F64A48"/>
    <w:rsid w:val="00FA160D"/>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s>
</file>

<file path=word/webSettings.xml><?xml version="1.0" encoding="utf-8"?>
<w:webSettings xmlns:r="http://schemas.openxmlformats.org/officeDocument/2006/relationships" xmlns:w="http://schemas.openxmlformats.org/wordprocessingml/2006/main">
  <w:divs>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3.pn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www.ingentaconnect.com/content/els/00298018;jsessionid=3ldc1bvjg94j9.alice" TargetMode="External"/><Relationship Id="rId76" Type="http://schemas.openxmlformats.org/officeDocument/2006/relationships/hyperlink" Target="http://polar.ncep.noaa.gov/mmab/papers/tn276/MMAB_276.pdf" TargetMode="External"/><Relationship Id="rId7" Type="http://schemas.openxmlformats.org/officeDocument/2006/relationships/endnotes" Target="endnotes.xml"/><Relationship Id="rId71" Type="http://schemas.openxmlformats.org/officeDocument/2006/relationships/hyperlink" Target="Shalizi" TargetMode="Externa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5.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hyperlink" Target="http://www.noaa.go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5.xml"/><Relationship Id="rId74" Type="http://schemas.openxmlformats.org/officeDocument/2006/relationships/hyperlink" Target="http://polar.ncep.noaa.gov/mmab/papers/tn166/OMB_166.pdf"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4.xml"/><Relationship Id="rId73" Type="http://schemas.openxmlformats.org/officeDocument/2006/relationships/hyperlink" Target="http://polar.ncep.noaa.gov/mmab/papers/tn151/OMB_151.pdf" TargetMode="External"/><Relationship Id="rId78"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header" Target="header3.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www.ingentaconnect.com/content/els;jsessionid=3ldc1bvjg94j9.alice" TargetMode="External"/><Relationship Id="rId77"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image" Target="media/image35.png"/><Relationship Id="rId72" Type="http://schemas.openxmlformats.org/officeDocument/2006/relationships/hyperlink" Target="http://www.stat.cmu.edu/~cshalizi/350-2006/lecture-10.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www.bioone.org/servlet/linkout?suffix=i1551-5036-25-3-539-b37&amp;dbid=4&amp;doi=10.2112%2F07-0958.1&amp;key=10.2112%2F04-0397R.1"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ocw.mit.edu/NR/rdonlyres/Sloan-School-of-Management/15-062Data-MiningSpring2003/650A194A-828C-4990-98CE-7EB966628437/0/NeuralNet2002.pdf" TargetMode="External"/><Relationship Id="rId75"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polar.ncep.noaa.gov/mmab/papers/tn276/MMAB_276.pdf"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45"/>
          <c:y val="4.1025414601312461E-2"/>
        </c:manualLayout>
      </c:layout>
    </c:title>
    <c:plotArea>
      <c:layout>
        <c:manualLayout>
          <c:layoutTarget val="inner"/>
          <c:xMode val="edge"/>
          <c:yMode val="edge"/>
          <c:x val="8.3882319066528904E-2"/>
          <c:y val="0.19999575643683556"/>
          <c:w val="0.83251228801875266"/>
          <c:h val="0.63170506609430699"/>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68780032"/>
        <c:axId val="68781568"/>
      </c:scatterChart>
      <c:valAx>
        <c:axId val="68780032"/>
        <c:scaling>
          <c:orientation val="minMax"/>
        </c:scaling>
        <c:axPos val="b"/>
        <c:numFmt formatCode="General" sourceLinked="1"/>
        <c:tickLblPos val="nextTo"/>
        <c:txPr>
          <a:bodyPr/>
          <a:lstStyle/>
          <a:p>
            <a:pPr>
              <a:defRPr lang="es-AR"/>
            </a:pPr>
            <a:endParaRPr lang="es-ES"/>
          </a:p>
        </c:txPr>
        <c:crossAx val="68781568"/>
        <c:crosses val="autoZero"/>
        <c:crossBetween val="midCat"/>
      </c:valAx>
      <c:valAx>
        <c:axId val="68781568"/>
        <c:scaling>
          <c:orientation val="minMax"/>
        </c:scaling>
        <c:axPos val="l"/>
        <c:numFmt formatCode="General" sourceLinked="1"/>
        <c:tickLblPos val="nextTo"/>
        <c:txPr>
          <a:bodyPr/>
          <a:lstStyle/>
          <a:p>
            <a:pPr>
              <a:defRPr lang="es-AR"/>
            </a:pPr>
            <a:endParaRPr lang="es-ES"/>
          </a:p>
        </c:txPr>
        <c:crossAx val="6878003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9C37B-D946-4D10-A7A0-F1ECD76AA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63</Pages>
  <Words>22567</Words>
  <Characters>124122</Characters>
  <Application>Microsoft Office Word</Application>
  <DocSecurity>0</DocSecurity>
  <Lines>1034</Lines>
  <Paragraphs>292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146397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135</cp:revision>
  <cp:lastPrinted>2010-03-30T20:34:00Z</cp:lastPrinted>
  <dcterms:created xsi:type="dcterms:W3CDTF">2009-07-06T18:14:00Z</dcterms:created>
  <dcterms:modified xsi:type="dcterms:W3CDTF">2010-03-31T15:49:00Z</dcterms:modified>
</cp:coreProperties>
</file>